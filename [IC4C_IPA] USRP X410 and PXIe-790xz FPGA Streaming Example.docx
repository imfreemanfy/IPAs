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710C" w14:textId="54C0158D" w:rsidR="00807679" w:rsidRPr="00807679" w:rsidRDefault="00A62269" w:rsidP="0032023C">
      <w:pPr>
        <w:jc w:val="center"/>
        <w:rPr>
          <w:rFonts w:ascii="Arial" w:eastAsiaTheme="minorEastAsia" w:hAnsi="Arial" w:cs="Arial"/>
          <w:sz w:val="13"/>
        </w:rPr>
      </w:pPr>
      <w:bookmarkStart w:id="0" w:name="_Hlk525554569"/>
      <w:bookmarkStart w:id="1" w:name="_Toc508358441"/>
      <w:bookmarkStart w:id="2" w:name="_Toc508359055"/>
      <w:bookmarkStart w:id="3" w:name="_Toc508358331"/>
      <w:bookmarkStart w:id="4" w:name="_Toc508358361"/>
      <w:r w:rsidRPr="00A62269">
        <w:rPr>
          <w:noProof/>
        </w:rPr>
        <w:t xml:space="preserve"> </w:t>
      </w:r>
      <w:r w:rsidRPr="001465C7">
        <w:rPr>
          <w:rFonts w:ascii="Arial" w:hAnsi="Arial" w:cs="Arial"/>
          <w:noProof/>
        </w:rPr>
        <w:drawing>
          <wp:inline distT="0" distB="0" distL="0" distR="0" wp14:anchorId="6807B5AF" wp14:editId="71A38827">
            <wp:extent cx="3054485" cy="1817701"/>
            <wp:effectExtent l="0" t="0" r="0" b="0"/>
            <wp:docPr id="10035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975" cy="18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269">
        <w:rPr>
          <w:rFonts w:ascii="Arial" w:eastAsiaTheme="minorEastAsia" w:hAnsi="Arial" w:cs="Arial"/>
          <w:noProof/>
          <w:sz w:val="13"/>
        </w:rPr>
        <w:drawing>
          <wp:inline distT="0" distB="0" distL="0" distR="0" wp14:anchorId="196C9A29" wp14:editId="62EDB831">
            <wp:extent cx="2247900" cy="2019300"/>
            <wp:effectExtent l="0" t="0" r="0" b="0"/>
            <wp:docPr id="8033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0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DA4E" w14:textId="7B1B65A5" w:rsidR="006C1E01" w:rsidRPr="00807679" w:rsidRDefault="00053C8A" w:rsidP="00FC2F93">
      <w:pPr>
        <w:pStyle w:val="Title"/>
        <w:rPr>
          <w:rFonts w:ascii="Arial" w:eastAsiaTheme="minorEastAsia" w:hAnsi="Arial" w:cs="Arial"/>
          <w:color w:val="03B585"/>
        </w:rPr>
      </w:pPr>
      <w:r>
        <w:rPr>
          <w:rFonts w:ascii="Arial" w:eastAsiaTheme="minorEastAsia" w:hAnsi="Arial" w:cs="Arial" w:hint="eastAsia"/>
          <w:color w:val="03B585"/>
        </w:rPr>
        <w:t>IC4C</w:t>
      </w:r>
      <w:r w:rsidR="00B04201">
        <w:rPr>
          <w:rFonts w:ascii="Arial" w:eastAsiaTheme="minorEastAsia" w:hAnsi="Arial" w:cs="Arial" w:hint="eastAsia"/>
          <w:color w:val="03B585"/>
        </w:rPr>
        <w:t xml:space="preserve"> </w:t>
      </w:r>
      <w:r w:rsidR="002E4DA2" w:rsidRPr="733DF580">
        <w:rPr>
          <w:rFonts w:ascii="Arial" w:hAnsi="Arial" w:cs="Arial"/>
          <w:color w:val="03B585"/>
        </w:rPr>
        <w:t xml:space="preserve">IPA: </w:t>
      </w:r>
      <w:bookmarkStart w:id="5" w:name="OLE_LINK9"/>
      <w:r w:rsidR="006167F7" w:rsidRPr="006167F7">
        <w:rPr>
          <w:rFonts w:ascii="Arial" w:eastAsiaTheme="minorEastAsia" w:hAnsi="Arial" w:cs="Arial"/>
          <w:color w:val="03B585"/>
        </w:rPr>
        <w:t xml:space="preserve">USRP X410 </w:t>
      </w:r>
      <w:r w:rsidR="006167F7">
        <w:rPr>
          <w:rFonts w:ascii="Arial" w:eastAsiaTheme="minorEastAsia" w:hAnsi="Arial" w:cs="Arial" w:hint="eastAsia"/>
          <w:color w:val="03B585"/>
        </w:rPr>
        <w:t>and</w:t>
      </w:r>
      <w:r w:rsidR="006167F7" w:rsidRPr="006167F7">
        <w:rPr>
          <w:rFonts w:ascii="Arial" w:eastAsiaTheme="minorEastAsia" w:hAnsi="Arial" w:cs="Arial"/>
          <w:color w:val="03B585"/>
        </w:rPr>
        <w:t xml:space="preserve"> PXIe-790</w:t>
      </w:r>
      <w:r w:rsidR="006167F7">
        <w:rPr>
          <w:rFonts w:ascii="Arial" w:eastAsiaTheme="minorEastAsia" w:hAnsi="Arial" w:cs="Arial" w:hint="eastAsia"/>
          <w:color w:val="03B585"/>
        </w:rPr>
        <w:t>x</w:t>
      </w:r>
      <w:r w:rsidR="006167F7" w:rsidRPr="006167F7">
        <w:rPr>
          <w:rFonts w:ascii="Arial" w:eastAsiaTheme="minorEastAsia" w:hAnsi="Arial" w:cs="Arial"/>
          <w:color w:val="03B585"/>
        </w:rPr>
        <w:t xml:space="preserve"> FPGA Streaming Example</w:t>
      </w:r>
      <w:bookmarkEnd w:id="5"/>
    </w:p>
    <w:p w14:paraId="4EC9BB69" w14:textId="58EF4404" w:rsidR="00807679" w:rsidRPr="00FC2F93" w:rsidRDefault="0861E1DF" w:rsidP="00FC2F93">
      <w:pPr>
        <w:pStyle w:val="Title"/>
        <w:spacing w:before="200" w:after="360"/>
        <w:rPr>
          <w:rFonts w:ascii="Arial" w:eastAsiaTheme="minorEastAsia" w:hAnsi="Arial" w:cs="Arial"/>
          <w:color w:val="044123"/>
          <w:kern w:val="0"/>
          <w:sz w:val="32"/>
          <w:szCs w:val="32"/>
        </w:rPr>
      </w:pPr>
      <w:r w:rsidRPr="6D386F6C">
        <w:rPr>
          <w:rFonts w:ascii="Arial" w:eastAsiaTheme="minorEastAsia" w:hAnsi="Arial" w:cs="Arial"/>
          <w:color w:val="044123"/>
          <w:kern w:val="0"/>
          <w:sz w:val="32"/>
          <w:szCs w:val="32"/>
        </w:rPr>
        <w:t xml:space="preserve">Enable </w:t>
      </w:r>
      <w:r w:rsidR="006531CC" w:rsidRPr="6D386F6C">
        <w:rPr>
          <w:rFonts w:ascii="Arial" w:eastAsiaTheme="minorEastAsia" w:hAnsi="Arial" w:cs="Arial" w:hint="eastAsia"/>
          <w:color w:val="044123"/>
          <w:kern w:val="0"/>
          <w:sz w:val="32"/>
          <w:szCs w:val="32"/>
        </w:rPr>
        <w:t xml:space="preserve">the full channel and </w:t>
      </w:r>
      <w:r w:rsidR="006B5056" w:rsidRPr="6D386F6C">
        <w:rPr>
          <w:rFonts w:ascii="Arial" w:eastAsiaTheme="minorEastAsia" w:hAnsi="Arial" w:cs="Arial" w:hint="eastAsia"/>
          <w:color w:val="044123"/>
          <w:kern w:val="0"/>
          <w:sz w:val="32"/>
          <w:szCs w:val="32"/>
        </w:rPr>
        <w:t>full</w:t>
      </w:r>
      <w:r w:rsidR="006531CC" w:rsidRPr="6D386F6C">
        <w:rPr>
          <w:rFonts w:ascii="Arial" w:eastAsiaTheme="minorEastAsia" w:hAnsi="Arial" w:cs="Arial" w:hint="eastAsia"/>
          <w:color w:val="044123"/>
          <w:kern w:val="0"/>
          <w:sz w:val="32"/>
          <w:szCs w:val="32"/>
        </w:rPr>
        <w:t xml:space="preserve"> bandwidth streaming </w:t>
      </w:r>
      <w:r w:rsidR="6F9E2D23" w:rsidRPr="6D386F6C">
        <w:rPr>
          <w:rFonts w:ascii="Arial" w:eastAsiaTheme="minorEastAsia" w:hAnsi="Arial" w:cs="Arial"/>
          <w:color w:val="044123"/>
          <w:kern w:val="0"/>
          <w:sz w:val="32"/>
          <w:szCs w:val="32"/>
        </w:rPr>
        <w:t xml:space="preserve">capability </w:t>
      </w:r>
      <w:r w:rsidR="006531CC" w:rsidRPr="6D386F6C">
        <w:rPr>
          <w:rFonts w:ascii="Arial" w:eastAsiaTheme="minorEastAsia" w:hAnsi="Arial" w:cs="Arial" w:hint="eastAsia"/>
          <w:color w:val="044123"/>
          <w:kern w:val="0"/>
          <w:sz w:val="32"/>
          <w:szCs w:val="32"/>
        </w:rPr>
        <w:t>for USRP X410.</w:t>
      </w:r>
    </w:p>
    <w:p w14:paraId="2AACDAF7" w14:textId="29B15577" w:rsidR="00DA4BD0" w:rsidRPr="00807679" w:rsidRDefault="00DA4BD0" w:rsidP="00807679">
      <w:pPr>
        <w:pStyle w:val="Title"/>
        <w:spacing w:before="200" w:after="360"/>
        <w:rPr>
          <w:bCs/>
          <w:color w:val="044123"/>
          <w:kern w:val="0"/>
          <w:sz w:val="32"/>
          <w:szCs w:val="24"/>
        </w:rPr>
      </w:pPr>
      <w:r w:rsidRPr="00807679">
        <w:rPr>
          <w:bCs/>
          <w:color w:val="044123"/>
          <w:kern w:val="0"/>
          <w:sz w:val="32"/>
          <w:szCs w:val="24"/>
        </w:rPr>
        <w:t>Executive Summary:</w:t>
      </w:r>
    </w:p>
    <w:p w14:paraId="3D5590BC" w14:textId="674C6DA4" w:rsidR="0010467C" w:rsidRPr="00CC2D2F" w:rsidRDefault="6AC7BFE1" w:rsidP="00E83EEA">
      <w:pPr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The </w:t>
      </w:r>
      <w:r w:rsidR="7D1EE885" w:rsidRPr="3872CF6D">
        <w:rPr>
          <w:rFonts w:ascii="Arial" w:hAnsi="Arial" w:cs="Arial"/>
          <w:sz w:val="22"/>
          <w:szCs w:val="22"/>
        </w:rPr>
        <w:t>requirements of</w:t>
      </w:r>
      <w:r w:rsidR="00E83EEA" w:rsidRPr="3872CF6D">
        <w:rPr>
          <w:rFonts w:ascii="Arial" w:hAnsi="Arial" w:cs="Arial"/>
          <w:sz w:val="22"/>
          <w:szCs w:val="22"/>
        </w:rPr>
        <w:t xml:space="preserve"> </w:t>
      </w:r>
      <w:r w:rsidR="00AD5174" w:rsidRPr="3872CF6D">
        <w:rPr>
          <w:rFonts w:ascii="Arial" w:hAnsi="Arial" w:cs="Arial"/>
          <w:sz w:val="22"/>
          <w:szCs w:val="22"/>
        </w:rPr>
        <w:t>the latest</w:t>
      </w:r>
      <w:r w:rsidR="00E83EEA" w:rsidRPr="3872CF6D">
        <w:rPr>
          <w:rFonts w:ascii="Arial" w:hAnsi="Arial" w:cs="Arial"/>
          <w:sz w:val="22"/>
          <w:szCs w:val="22"/>
        </w:rPr>
        <w:t xml:space="preserve"> generation of </w:t>
      </w:r>
      <w:r w:rsidR="00717AA5" w:rsidRPr="3872CF6D">
        <w:rPr>
          <w:rFonts w:ascii="Arial" w:hAnsi="Arial" w:cs="Arial"/>
          <w:sz w:val="22"/>
          <w:szCs w:val="22"/>
        </w:rPr>
        <w:t xml:space="preserve">wireless </w:t>
      </w:r>
      <w:r w:rsidR="0010467C" w:rsidRPr="3872CF6D">
        <w:rPr>
          <w:rFonts w:ascii="Arial" w:hAnsi="Arial" w:cs="Arial"/>
          <w:sz w:val="22"/>
          <w:szCs w:val="22"/>
        </w:rPr>
        <w:t xml:space="preserve">prototyping </w:t>
      </w:r>
      <w:r w:rsidR="008662DA" w:rsidRPr="3872CF6D">
        <w:rPr>
          <w:rFonts w:ascii="Arial" w:eastAsiaTheme="minorEastAsia" w:hAnsi="Arial" w:cs="Arial"/>
          <w:sz w:val="22"/>
          <w:szCs w:val="22"/>
        </w:rPr>
        <w:t>are</w:t>
      </w:r>
      <w:r w:rsidR="00E83EEA" w:rsidRPr="3872CF6D">
        <w:rPr>
          <w:rFonts w:ascii="Arial" w:hAnsi="Arial" w:cs="Arial"/>
          <w:sz w:val="22"/>
          <w:szCs w:val="22"/>
        </w:rPr>
        <w:t xml:space="preserve"> significantly </w:t>
      </w:r>
      <w:r w:rsidR="00717AA5" w:rsidRPr="3872CF6D">
        <w:rPr>
          <w:rFonts w:ascii="Arial" w:hAnsi="Arial" w:cs="Arial"/>
          <w:sz w:val="22"/>
          <w:szCs w:val="22"/>
        </w:rPr>
        <w:t>high</w:t>
      </w:r>
      <w:r w:rsidR="008662DA" w:rsidRPr="3872CF6D">
        <w:rPr>
          <w:rFonts w:ascii="Arial" w:eastAsiaTheme="minorEastAsia" w:hAnsi="Arial" w:cs="Arial"/>
          <w:sz w:val="22"/>
          <w:szCs w:val="22"/>
        </w:rPr>
        <w:t>er</w:t>
      </w:r>
      <w:r w:rsidR="00717AA5" w:rsidRPr="3872CF6D">
        <w:rPr>
          <w:rFonts w:ascii="Arial" w:hAnsi="Arial" w:cs="Arial"/>
          <w:sz w:val="22"/>
          <w:szCs w:val="22"/>
        </w:rPr>
        <w:t xml:space="preserve"> </w:t>
      </w:r>
      <w:r w:rsidR="00E83EEA" w:rsidRPr="3872CF6D">
        <w:rPr>
          <w:rFonts w:ascii="Arial" w:hAnsi="Arial" w:cs="Arial"/>
          <w:sz w:val="22"/>
          <w:szCs w:val="22"/>
        </w:rPr>
        <w:t>than</w:t>
      </w:r>
      <w:r w:rsidR="008662DA" w:rsidRPr="3872CF6D">
        <w:rPr>
          <w:rFonts w:ascii="Arial" w:eastAsiaTheme="minorEastAsia" w:hAnsi="Arial" w:cs="Arial"/>
          <w:sz w:val="22"/>
          <w:szCs w:val="22"/>
        </w:rPr>
        <w:t xml:space="preserve"> those of </w:t>
      </w:r>
      <w:r w:rsidR="008662DA" w:rsidRPr="3872CF6D">
        <w:rPr>
          <w:rFonts w:ascii="Arial" w:hAnsi="Arial" w:cs="Arial"/>
          <w:sz w:val="22"/>
          <w:szCs w:val="22"/>
        </w:rPr>
        <w:t>previous</w:t>
      </w:r>
      <w:r w:rsidR="00E83EEA" w:rsidRPr="3872CF6D">
        <w:rPr>
          <w:rFonts w:ascii="Arial" w:hAnsi="Arial" w:cs="Arial"/>
          <w:sz w:val="22"/>
          <w:szCs w:val="22"/>
        </w:rPr>
        <w:t xml:space="preserve"> generations.  Engineers and researchers </w:t>
      </w:r>
      <w:r w:rsidR="007740EF" w:rsidRPr="3872CF6D">
        <w:rPr>
          <w:rFonts w:ascii="Arial" w:hAnsi="Arial" w:cs="Arial"/>
          <w:sz w:val="22"/>
          <w:szCs w:val="22"/>
        </w:rPr>
        <w:t>require</w:t>
      </w:r>
      <w:r w:rsidR="0010467C" w:rsidRPr="3872CF6D">
        <w:rPr>
          <w:rFonts w:ascii="Arial" w:hAnsi="Arial" w:cs="Arial"/>
          <w:sz w:val="22"/>
          <w:szCs w:val="22"/>
        </w:rPr>
        <w:t xml:space="preserve"> </w:t>
      </w:r>
      <w:r w:rsidR="007740EF" w:rsidRPr="3872CF6D">
        <w:rPr>
          <w:rFonts w:ascii="Arial" w:hAnsi="Arial" w:cs="Arial"/>
          <w:sz w:val="22"/>
          <w:szCs w:val="22"/>
        </w:rPr>
        <w:t>a powerful research platform</w:t>
      </w:r>
      <w:r w:rsidR="00E83EEA" w:rsidRPr="3872CF6D">
        <w:rPr>
          <w:rFonts w:ascii="Arial" w:hAnsi="Arial" w:cs="Arial"/>
          <w:sz w:val="22"/>
          <w:szCs w:val="22"/>
        </w:rPr>
        <w:t xml:space="preserve"> </w:t>
      </w:r>
      <w:r w:rsidR="7A1BF5E0" w:rsidRPr="3872CF6D">
        <w:rPr>
          <w:rFonts w:ascii="Arial" w:hAnsi="Arial" w:cs="Arial"/>
          <w:sz w:val="22"/>
          <w:szCs w:val="22"/>
        </w:rPr>
        <w:t>which is equipped with</w:t>
      </w:r>
      <w:r w:rsidR="00E83EEA" w:rsidRPr="3872CF6D">
        <w:rPr>
          <w:rFonts w:ascii="Arial" w:hAnsi="Arial" w:cs="Arial"/>
          <w:sz w:val="22"/>
          <w:szCs w:val="22"/>
        </w:rPr>
        <w:t xml:space="preserve"> a </w:t>
      </w:r>
      <w:r w:rsidR="007740EF" w:rsidRPr="3872CF6D">
        <w:rPr>
          <w:rFonts w:ascii="Arial" w:hAnsi="Arial" w:cs="Arial"/>
          <w:sz w:val="22"/>
          <w:szCs w:val="22"/>
        </w:rPr>
        <w:t xml:space="preserve">reference design for rapid prototyping. </w:t>
      </w:r>
    </w:p>
    <w:p w14:paraId="619BEA1E" w14:textId="2438D46E" w:rsidR="00E83EEA" w:rsidRPr="00CC2D2F" w:rsidRDefault="00701E70" w:rsidP="00E83EEA">
      <w:pPr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We </w:t>
      </w:r>
      <w:r w:rsidR="00F6528F" w:rsidRPr="3872CF6D">
        <w:rPr>
          <w:rFonts w:ascii="Arial" w:hAnsi="Arial" w:cs="Arial"/>
          <w:sz w:val="22"/>
          <w:szCs w:val="22"/>
        </w:rPr>
        <w:t>have</w:t>
      </w:r>
      <w:r w:rsidR="00B70C03" w:rsidRPr="3872CF6D">
        <w:rPr>
          <w:rFonts w:ascii="Arial" w:hAnsi="Arial" w:cs="Arial"/>
          <w:sz w:val="22"/>
          <w:szCs w:val="22"/>
        </w:rPr>
        <w:t xml:space="preserve"> </w:t>
      </w:r>
      <w:r w:rsidR="1B35B9FB" w:rsidRPr="3872CF6D">
        <w:rPr>
          <w:rFonts w:ascii="Arial" w:hAnsi="Arial" w:cs="Arial"/>
          <w:sz w:val="22"/>
          <w:szCs w:val="22"/>
        </w:rPr>
        <w:t>feedback</w:t>
      </w:r>
      <w:r w:rsidR="00F6528F" w:rsidRPr="3872CF6D">
        <w:rPr>
          <w:rFonts w:ascii="Arial" w:hAnsi="Arial" w:cs="Arial"/>
          <w:sz w:val="22"/>
          <w:szCs w:val="22"/>
        </w:rPr>
        <w:t xml:space="preserve"> from </w:t>
      </w:r>
      <w:r w:rsidR="55B854D0" w:rsidRPr="3872CF6D">
        <w:rPr>
          <w:rFonts w:ascii="Arial" w:hAnsi="Arial" w:cs="Arial"/>
          <w:sz w:val="22"/>
          <w:szCs w:val="22"/>
        </w:rPr>
        <w:t>customers</w:t>
      </w:r>
      <w:r w:rsidR="00F6528F" w:rsidRPr="3872CF6D">
        <w:rPr>
          <w:rFonts w:ascii="Arial" w:hAnsi="Arial" w:cs="Arial"/>
          <w:sz w:val="22"/>
          <w:szCs w:val="22"/>
        </w:rPr>
        <w:t xml:space="preserve"> </w:t>
      </w:r>
      <w:r w:rsidR="00B70C03" w:rsidRPr="3872CF6D">
        <w:rPr>
          <w:rFonts w:ascii="Arial" w:hAnsi="Arial" w:cs="Arial"/>
          <w:sz w:val="22"/>
          <w:szCs w:val="22"/>
        </w:rPr>
        <w:t xml:space="preserve">on </w:t>
      </w:r>
      <w:r w:rsidR="0010467C" w:rsidRPr="3872CF6D">
        <w:rPr>
          <w:rFonts w:ascii="Arial" w:hAnsi="Arial" w:cs="Arial"/>
          <w:sz w:val="22"/>
          <w:szCs w:val="22"/>
        </w:rPr>
        <w:t xml:space="preserve">the </w:t>
      </w:r>
      <w:r w:rsidR="00541DB6" w:rsidRPr="3872CF6D">
        <w:rPr>
          <w:rFonts w:ascii="Arial" w:hAnsi="Arial" w:cs="Arial"/>
          <w:sz w:val="22"/>
          <w:szCs w:val="22"/>
        </w:rPr>
        <w:t xml:space="preserve">gap and </w:t>
      </w:r>
      <w:r w:rsidR="3D3542DA" w:rsidRPr="3872CF6D">
        <w:rPr>
          <w:rFonts w:ascii="Arial" w:hAnsi="Arial" w:cs="Arial"/>
          <w:sz w:val="22"/>
          <w:szCs w:val="22"/>
        </w:rPr>
        <w:t>requirements</w:t>
      </w:r>
      <w:r w:rsidR="009E600C" w:rsidRPr="3872CF6D">
        <w:rPr>
          <w:rFonts w:ascii="Arial" w:eastAsiaTheme="minorEastAsia" w:hAnsi="Arial" w:cs="Arial"/>
          <w:sz w:val="22"/>
          <w:szCs w:val="22"/>
        </w:rPr>
        <w:t xml:space="preserve"> </w:t>
      </w:r>
      <w:r w:rsidR="00F6528F" w:rsidRPr="3872CF6D">
        <w:rPr>
          <w:rFonts w:ascii="Arial" w:hAnsi="Arial" w:cs="Arial"/>
          <w:sz w:val="22"/>
          <w:szCs w:val="22"/>
        </w:rPr>
        <w:t xml:space="preserve">to have full channels and full bandwidth </w:t>
      </w:r>
      <w:r w:rsidR="00667BAE" w:rsidRPr="3872CF6D">
        <w:rPr>
          <w:rFonts w:ascii="Arial" w:hAnsi="Arial" w:cs="Arial"/>
          <w:sz w:val="22"/>
          <w:szCs w:val="22"/>
        </w:rPr>
        <w:t xml:space="preserve">IQ </w:t>
      </w:r>
      <w:r w:rsidR="00F6528F" w:rsidRPr="3872CF6D">
        <w:rPr>
          <w:rFonts w:ascii="Arial" w:hAnsi="Arial" w:cs="Arial"/>
          <w:sz w:val="22"/>
          <w:szCs w:val="22"/>
        </w:rPr>
        <w:t>streaming</w:t>
      </w:r>
      <w:r w:rsidR="00667BAE" w:rsidRPr="3872CF6D">
        <w:rPr>
          <w:rFonts w:ascii="Arial" w:hAnsi="Arial" w:cs="Arial"/>
          <w:sz w:val="22"/>
          <w:szCs w:val="22"/>
        </w:rPr>
        <w:t xml:space="preserve"> and processing</w:t>
      </w:r>
      <w:r w:rsidR="00F30178" w:rsidRPr="3872CF6D">
        <w:rPr>
          <w:rFonts w:ascii="Arial" w:hAnsi="Arial" w:cs="Arial"/>
          <w:sz w:val="22"/>
          <w:szCs w:val="22"/>
        </w:rPr>
        <w:t xml:space="preserve"> for USRP X410</w:t>
      </w:r>
      <w:r w:rsidR="00541DB6" w:rsidRPr="3872CF6D">
        <w:rPr>
          <w:rFonts w:ascii="Arial" w:hAnsi="Arial" w:cs="Arial"/>
          <w:sz w:val="22"/>
          <w:szCs w:val="22"/>
        </w:rPr>
        <w:t xml:space="preserve"> with NI-USRP driver</w:t>
      </w:r>
      <w:r w:rsidR="005C1949" w:rsidRPr="3872CF6D">
        <w:rPr>
          <w:rFonts w:ascii="Arial" w:hAnsi="Arial" w:cs="Arial"/>
          <w:sz w:val="22"/>
          <w:szCs w:val="22"/>
        </w:rPr>
        <w:t>. The gap comes from</w:t>
      </w:r>
      <w:r w:rsidR="00541DB6" w:rsidRPr="3872CF6D">
        <w:rPr>
          <w:rFonts w:ascii="Arial" w:hAnsi="Arial" w:cs="Arial"/>
          <w:sz w:val="22"/>
          <w:szCs w:val="22"/>
        </w:rPr>
        <w:t xml:space="preserve"> </w:t>
      </w:r>
      <w:r w:rsidR="00F6528F" w:rsidRPr="3872CF6D">
        <w:rPr>
          <w:rFonts w:ascii="Arial" w:hAnsi="Arial" w:cs="Arial"/>
          <w:sz w:val="22"/>
          <w:szCs w:val="22"/>
        </w:rPr>
        <w:t xml:space="preserve">the </w:t>
      </w:r>
      <w:r w:rsidR="005C1949" w:rsidRPr="3872CF6D">
        <w:rPr>
          <w:rFonts w:ascii="Arial" w:hAnsi="Arial" w:cs="Arial"/>
          <w:sz w:val="22"/>
          <w:szCs w:val="22"/>
        </w:rPr>
        <w:t xml:space="preserve">data rate </w:t>
      </w:r>
      <w:r w:rsidR="00F6528F" w:rsidRPr="3872CF6D">
        <w:rPr>
          <w:rFonts w:ascii="Arial" w:hAnsi="Arial" w:cs="Arial"/>
          <w:sz w:val="22"/>
          <w:szCs w:val="22"/>
        </w:rPr>
        <w:t xml:space="preserve">limitation of PXIe Gen3 interface. The alternative approach is using </w:t>
      </w:r>
      <w:r w:rsidR="00C44A31" w:rsidRPr="3872CF6D">
        <w:rPr>
          <w:rFonts w:ascii="Arial" w:hAnsi="Arial" w:cs="Arial"/>
          <w:sz w:val="22"/>
          <w:szCs w:val="22"/>
        </w:rPr>
        <w:t xml:space="preserve">QSPF28 digital interface to stream the IQ </w:t>
      </w:r>
      <w:r w:rsidR="00E47A47" w:rsidRPr="3872CF6D">
        <w:rPr>
          <w:rFonts w:ascii="Arial" w:hAnsi="Arial" w:cs="Arial"/>
          <w:sz w:val="22"/>
          <w:szCs w:val="22"/>
        </w:rPr>
        <w:t>samples</w:t>
      </w:r>
      <w:r w:rsidR="00F13B01" w:rsidRPr="3872CF6D">
        <w:rPr>
          <w:rFonts w:ascii="Arial" w:hAnsi="Arial" w:cs="Arial"/>
          <w:sz w:val="22"/>
          <w:szCs w:val="22"/>
        </w:rPr>
        <w:t xml:space="preserve"> to PXIe-7903 </w:t>
      </w:r>
      <w:r w:rsidR="00375FF1" w:rsidRPr="3872CF6D">
        <w:rPr>
          <w:rFonts w:ascii="Arial" w:hAnsi="Arial" w:cs="Arial"/>
          <w:sz w:val="22"/>
          <w:szCs w:val="22"/>
        </w:rPr>
        <w:t xml:space="preserve">for FPGA </w:t>
      </w:r>
      <w:r w:rsidR="00E47A47" w:rsidRPr="3872CF6D">
        <w:rPr>
          <w:rFonts w:ascii="Arial" w:hAnsi="Arial" w:cs="Arial"/>
          <w:sz w:val="22"/>
          <w:szCs w:val="22"/>
        </w:rPr>
        <w:t xml:space="preserve">for </w:t>
      </w:r>
      <w:r w:rsidR="00375FF1" w:rsidRPr="3872CF6D">
        <w:rPr>
          <w:rFonts w:ascii="Arial" w:hAnsi="Arial" w:cs="Arial"/>
          <w:sz w:val="22"/>
          <w:szCs w:val="22"/>
        </w:rPr>
        <w:t>coprocessing</w:t>
      </w:r>
      <w:r w:rsidR="00E47A47" w:rsidRPr="3872CF6D">
        <w:rPr>
          <w:rFonts w:ascii="Arial" w:hAnsi="Arial" w:cs="Arial"/>
          <w:sz w:val="22"/>
          <w:szCs w:val="22"/>
        </w:rPr>
        <w:t xml:space="preserve">. However, </w:t>
      </w:r>
      <w:r w:rsidR="00C31A65" w:rsidRPr="3872CF6D">
        <w:rPr>
          <w:rFonts w:ascii="Arial" w:hAnsi="Arial" w:cs="Arial"/>
          <w:sz w:val="22"/>
          <w:szCs w:val="22"/>
        </w:rPr>
        <w:t>it brings up the technical challenge of high</w:t>
      </w:r>
      <w:r w:rsidR="00F30178" w:rsidRPr="3872CF6D">
        <w:rPr>
          <w:rFonts w:ascii="Arial" w:hAnsi="Arial" w:cs="Arial"/>
          <w:sz w:val="22"/>
          <w:szCs w:val="22"/>
        </w:rPr>
        <w:t>-</w:t>
      </w:r>
      <w:r w:rsidR="00C31A65" w:rsidRPr="3872CF6D">
        <w:rPr>
          <w:rFonts w:ascii="Arial" w:hAnsi="Arial" w:cs="Arial"/>
          <w:sz w:val="22"/>
          <w:szCs w:val="22"/>
        </w:rPr>
        <w:t xml:space="preserve">speed </w:t>
      </w:r>
      <w:r w:rsidR="00F30178" w:rsidRPr="3872CF6D">
        <w:rPr>
          <w:rFonts w:ascii="Arial" w:hAnsi="Arial" w:cs="Arial"/>
          <w:sz w:val="22"/>
          <w:szCs w:val="22"/>
        </w:rPr>
        <w:t>A</w:t>
      </w:r>
      <w:r w:rsidR="00556500" w:rsidRPr="3872CF6D">
        <w:rPr>
          <w:rFonts w:ascii="Arial" w:hAnsi="Arial" w:cs="Arial"/>
          <w:sz w:val="22"/>
          <w:szCs w:val="22"/>
        </w:rPr>
        <w:t xml:space="preserve">urora </w:t>
      </w:r>
      <w:r w:rsidR="00C31A65" w:rsidRPr="3872CF6D">
        <w:rPr>
          <w:rFonts w:ascii="Arial" w:hAnsi="Arial" w:cs="Arial"/>
          <w:sz w:val="22"/>
          <w:szCs w:val="22"/>
        </w:rPr>
        <w:t>data streaming</w:t>
      </w:r>
      <w:r w:rsidR="00556500" w:rsidRPr="3872CF6D">
        <w:rPr>
          <w:rFonts w:ascii="Arial" w:hAnsi="Arial" w:cs="Arial"/>
          <w:sz w:val="22"/>
          <w:szCs w:val="22"/>
        </w:rPr>
        <w:t xml:space="preserve"> with flow control. This streaming example is to solve this challenge and provide the </w:t>
      </w:r>
      <w:r w:rsidR="00854C94" w:rsidRPr="3872CF6D">
        <w:rPr>
          <w:rFonts w:ascii="Arial" w:hAnsi="Arial" w:cs="Arial"/>
          <w:sz w:val="22"/>
          <w:szCs w:val="22"/>
        </w:rPr>
        <w:t xml:space="preserve">ready-to-run </w:t>
      </w:r>
      <w:r w:rsidR="00556500" w:rsidRPr="3872CF6D">
        <w:rPr>
          <w:rFonts w:ascii="Arial" w:hAnsi="Arial" w:cs="Arial"/>
          <w:sz w:val="22"/>
          <w:szCs w:val="22"/>
        </w:rPr>
        <w:t xml:space="preserve">demo example to </w:t>
      </w:r>
      <w:r w:rsidR="00F14240" w:rsidRPr="3872CF6D">
        <w:rPr>
          <w:rFonts w:ascii="Arial" w:hAnsi="Arial" w:cs="Arial"/>
          <w:sz w:val="22"/>
          <w:szCs w:val="22"/>
        </w:rPr>
        <w:t>make USRP</w:t>
      </w:r>
      <w:r w:rsidR="008633D1" w:rsidRPr="3872CF6D">
        <w:rPr>
          <w:rFonts w:ascii="Arial" w:hAnsi="Arial" w:cs="Arial"/>
          <w:sz w:val="22"/>
          <w:szCs w:val="22"/>
        </w:rPr>
        <w:t xml:space="preserve"> X41</w:t>
      </w:r>
      <w:r w:rsidR="002741E9" w:rsidRPr="3872CF6D">
        <w:rPr>
          <w:rFonts w:ascii="Arial" w:hAnsi="Arial" w:cs="Arial"/>
          <w:sz w:val="22"/>
          <w:szCs w:val="22"/>
        </w:rPr>
        <w:t>0</w:t>
      </w:r>
      <w:r w:rsidR="00556500" w:rsidRPr="3872CF6D">
        <w:rPr>
          <w:rFonts w:ascii="Arial" w:hAnsi="Arial" w:cs="Arial"/>
          <w:sz w:val="22"/>
          <w:szCs w:val="22"/>
        </w:rPr>
        <w:t xml:space="preserve"> and PXIe-7903 work together with </w:t>
      </w:r>
      <w:r w:rsidR="008633D1" w:rsidRPr="3872CF6D">
        <w:rPr>
          <w:rFonts w:ascii="Arial" w:hAnsi="Arial" w:cs="Arial"/>
          <w:sz w:val="22"/>
          <w:szCs w:val="22"/>
        </w:rPr>
        <w:t>maximum performance.</w:t>
      </w:r>
      <w:r w:rsidR="00C31A65" w:rsidRPr="3872CF6D">
        <w:rPr>
          <w:rFonts w:ascii="Arial" w:hAnsi="Arial" w:cs="Arial"/>
          <w:sz w:val="22"/>
          <w:szCs w:val="22"/>
        </w:rPr>
        <w:t xml:space="preserve"> </w:t>
      </w:r>
      <w:r w:rsidR="008633D1" w:rsidRPr="3872CF6D">
        <w:rPr>
          <w:rFonts w:ascii="Arial" w:hAnsi="Arial" w:cs="Arial"/>
          <w:sz w:val="22"/>
          <w:szCs w:val="22"/>
        </w:rPr>
        <w:t>It provides a</w:t>
      </w:r>
      <w:r w:rsidR="002741E9" w:rsidRPr="3872CF6D">
        <w:rPr>
          <w:rFonts w:ascii="Arial" w:hAnsi="Arial" w:cs="Arial"/>
          <w:sz w:val="22"/>
          <w:szCs w:val="22"/>
        </w:rPr>
        <w:t>n</w:t>
      </w:r>
      <w:r w:rsidR="008633D1" w:rsidRPr="3872CF6D">
        <w:rPr>
          <w:rFonts w:ascii="Arial" w:hAnsi="Arial" w:cs="Arial"/>
          <w:sz w:val="22"/>
          <w:szCs w:val="22"/>
        </w:rPr>
        <w:t xml:space="preserve"> </w:t>
      </w:r>
      <w:r w:rsidR="002741E9" w:rsidRPr="3872CF6D">
        <w:rPr>
          <w:rFonts w:ascii="Arial" w:hAnsi="Arial" w:cs="Arial"/>
          <w:sz w:val="22"/>
          <w:szCs w:val="22"/>
        </w:rPr>
        <w:t>open</w:t>
      </w:r>
      <w:r w:rsidR="00854C94" w:rsidRPr="3872CF6D">
        <w:rPr>
          <w:rFonts w:ascii="Arial" w:hAnsi="Arial" w:cs="Arial"/>
          <w:sz w:val="22"/>
          <w:szCs w:val="22"/>
        </w:rPr>
        <w:t xml:space="preserve"> </w:t>
      </w:r>
      <w:r w:rsidR="008633D1" w:rsidRPr="3872CF6D">
        <w:rPr>
          <w:rFonts w:ascii="Arial" w:hAnsi="Arial" w:cs="Arial"/>
          <w:b/>
          <w:bCs/>
          <w:sz w:val="22"/>
          <w:szCs w:val="22"/>
        </w:rPr>
        <w:t>reference design</w:t>
      </w:r>
      <w:r w:rsidR="008633D1" w:rsidRPr="3872CF6D">
        <w:rPr>
          <w:rFonts w:ascii="Arial" w:hAnsi="Arial" w:cs="Arial"/>
          <w:sz w:val="22"/>
          <w:szCs w:val="22"/>
        </w:rPr>
        <w:t xml:space="preserve"> for wireless</w:t>
      </w:r>
      <w:r w:rsidR="00375FF1" w:rsidRPr="3872CF6D">
        <w:rPr>
          <w:rFonts w:ascii="Arial" w:hAnsi="Arial" w:cs="Arial"/>
          <w:sz w:val="22"/>
          <w:szCs w:val="22"/>
        </w:rPr>
        <w:t xml:space="preserve"> research and prototyping </w:t>
      </w:r>
      <w:r w:rsidR="008633D1" w:rsidRPr="3872CF6D">
        <w:rPr>
          <w:rFonts w:ascii="Arial" w:hAnsi="Arial" w:cs="Arial"/>
          <w:sz w:val="22"/>
          <w:szCs w:val="22"/>
        </w:rPr>
        <w:t xml:space="preserve">with </w:t>
      </w:r>
      <w:r w:rsidR="00654C2B" w:rsidRPr="3872CF6D">
        <w:rPr>
          <w:rFonts w:ascii="Arial" w:hAnsi="Arial" w:cs="Arial"/>
          <w:sz w:val="22"/>
          <w:szCs w:val="22"/>
        </w:rPr>
        <w:t xml:space="preserve">6G and </w:t>
      </w:r>
      <w:bookmarkStart w:id="6" w:name="OLE_LINK10"/>
      <w:r w:rsidR="00654C2B" w:rsidRPr="3872CF6D">
        <w:rPr>
          <w:rFonts w:ascii="Arial" w:hAnsi="Arial" w:cs="Arial"/>
          <w:sz w:val="22"/>
          <w:szCs w:val="22"/>
        </w:rPr>
        <w:t>SIG</w:t>
      </w:r>
      <w:r w:rsidR="007210A9" w:rsidRPr="3872CF6D">
        <w:rPr>
          <w:rFonts w:ascii="Arial" w:hAnsi="Arial" w:cs="Arial"/>
          <w:sz w:val="22"/>
          <w:szCs w:val="22"/>
        </w:rPr>
        <w:t>I</w:t>
      </w:r>
      <w:r w:rsidR="00654C2B" w:rsidRPr="3872CF6D">
        <w:rPr>
          <w:rFonts w:ascii="Arial" w:hAnsi="Arial" w:cs="Arial"/>
          <w:sz w:val="22"/>
          <w:szCs w:val="22"/>
        </w:rPr>
        <w:t>NT</w:t>
      </w:r>
      <w:bookmarkEnd w:id="6"/>
      <w:r w:rsidR="00654C2B" w:rsidRPr="3872CF6D">
        <w:rPr>
          <w:rFonts w:ascii="Arial" w:hAnsi="Arial" w:cs="Arial"/>
          <w:sz w:val="22"/>
          <w:szCs w:val="22"/>
        </w:rPr>
        <w:t xml:space="preserve"> </w:t>
      </w:r>
      <w:r w:rsidR="00375FF1" w:rsidRPr="3872CF6D">
        <w:rPr>
          <w:rFonts w:ascii="Arial" w:hAnsi="Arial" w:cs="Arial"/>
          <w:sz w:val="22"/>
          <w:szCs w:val="22"/>
        </w:rPr>
        <w:t>applications</w:t>
      </w:r>
      <w:r w:rsidR="008633D1" w:rsidRPr="3872CF6D">
        <w:rPr>
          <w:rFonts w:ascii="Arial" w:hAnsi="Arial" w:cs="Arial"/>
          <w:sz w:val="22"/>
          <w:szCs w:val="22"/>
        </w:rPr>
        <w:t xml:space="preserve"> including MIMO, communication and sensing, etc</w:t>
      </w:r>
      <w:r w:rsidR="00375FF1" w:rsidRPr="3872CF6D">
        <w:rPr>
          <w:rFonts w:ascii="Arial" w:hAnsi="Arial" w:cs="Arial"/>
          <w:sz w:val="22"/>
          <w:szCs w:val="22"/>
        </w:rPr>
        <w:t>.</w:t>
      </w:r>
    </w:p>
    <w:p w14:paraId="474B5F2F" w14:textId="011EC66F" w:rsidR="001465C7" w:rsidRPr="00CC2D2F" w:rsidRDefault="001465C7" w:rsidP="001465C7">
      <w:pPr>
        <w:jc w:val="center"/>
        <w:rPr>
          <w:rFonts w:ascii="Arial" w:hAnsi="Arial" w:cs="Arial"/>
          <w:sz w:val="22"/>
          <w:szCs w:val="22"/>
        </w:rPr>
      </w:pPr>
    </w:p>
    <w:p w14:paraId="0169570F" w14:textId="77777777" w:rsidR="00723519" w:rsidRDefault="009C250B" w:rsidP="00F14240">
      <w:pPr>
        <w:keepNext/>
        <w:jc w:val="center"/>
      </w:pPr>
      <w:r w:rsidRPr="009C250B">
        <w:rPr>
          <w:rFonts w:ascii="Arial" w:eastAsiaTheme="minorEastAsia" w:hAnsi="Arial" w:cs="Arial"/>
          <w:noProof/>
          <w:sz w:val="22"/>
          <w:szCs w:val="22"/>
        </w:rPr>
        <w:drawing>
          <wp:inline distT="0" distB="0" distL="0" distR="0" wp14:anchorId="4D292F13" wp14:editId="4EC9DD4F">
            <wp:extent cx="6858000" cy="2304415"/>
            <wp:effectExtent l="0" t="0" r="0" b="0"/>
            <wp:docPr id="147508724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724" name="Picture 1" descr="A diagram of a software syst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9498" w14:textId="48E5EC38" w:rsidR="00723519" w:rsidRPr="00CC2D2F" w:rsidRDefault="00723519" w:rsidP="00F14240">
      <w:pPr>
        <w:pStyle w:val="Caption"/>
        <w:jc w:val="center"/>
        <w:rPr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1</w:t>
      </w:r>
      <w:r w:rsidRPr="3872CF6D">
        <w:rPr>
          <w:sz w:val="22"/>
          <w:szCs w:val="22"/>
        </w:rPr>
        <w:fldChar w:fldCharType="end"/>
      </w:r>
      <w:r w:rsidRPr="3872CF6D">
        <w:rPr>
          <w:rFonts w:eastAsiaTheme="minorEastAsia"/>
          <w:sz w:val="22"/>
          <w:szCs w:val="22"/>
        </w:rPr>
        <w:t xml:space="preserve">: System </w:t>
      </w:r>
      <w:r w:rsidR="00E54179" w:rsidRPr="3872CF6D">
        <w:rPr>
          <w:rFonts w:eastAsiaTheme="minorEastAsia"/>
          <w:sz w:val="22"/>
          <w:szCs w:val="22"/>
        </w:rPr>
        <w:t>a</w:t>
      </w:r>
      <w:r w:rsidRPr="3872CF6D">
        <w:rPr>
          <w:rFonts w:eastAsiaTheme="minorEastAsia"/>
          <w:sz w:val="22"/>
          <w:szCs w:val="22"/>
        </w:rPr>
        <w:t xml:space="preserve">rchitecture </w:t>
      </w:r>
      <w:r w:rsidR="00E54179" w:rsidRPr="3872CF6D">
        <w:rPr>
          <w:rFonts w:eastAsiaTheme="minorEastAsia"/>
          <w:sz w:val="22"/>
          <w:szCs w:val="22"/>
        </w:rPr>
        <w:t>s</w:t>
      </w:r>
      <w:r w:rsidRPr="3872CF6D">
        <w:rPr>
          <w:rFonts w:eastAsiaTheme="minorEastAsia"/>
          <w:sz w:val="22"/>
          <w:szCs w:val="22"/>
        </w:rPr>
        <w:t xml:space="preserve">howing </w:t>
      </w:r>
      <w:r w:rsidR="00E54179" w:rsidRPr="3872CF6D">
        <w:rPr>
          <w:rFonts w:eastAsiaTheme="minorEastAsia"/>
          <w:sz w:val="22"/>
          <w:szCs w:val="22"/>
        </w:rPr>
        <w:t>c</w:t>
      </w:r>
      <w:r w:rsidRPr="3872CF6D">
        <w:rPr>
          <w:rFonts w:eastAsiaTheme="minorEastAsia"/>
          <w:sz w:val="22"/>
          <w:szCs w:val="22"/>
        </w:rPr>
        <w:t xml:space="preserve">ustomized </w:t>
      </w:r>
      <w:r w:rsidR="00E54179" w:rsidRPr="3872CF6D">
        <w:rPr>
          <w:rFonts w:eastAsiaTheme="minorEastAsia"/>
          <w:sz w:val="22"/>
          <w:szCs w:val="22"/>
        </w:rPr>
        <w:t>f</w:t>
      </w:r>
      <w:r w:rsidRPr="3872CF6D">
        <w:rPr>
          <w:rFonts w:eastAsiaTheme="minorEastAsia"/>
          <w:sz w:val="22"/>
          <w:szCs w:val="22"/>
        </w:rPr>
        <w:t>unctions</w:t>
      </w:r>
    </w:p>
    <w:p w14:paraId="7A941FA8" w14:textId="44C15780" w:rsidR="00E83EEA" w:rsidRDefault="00E83EEA" w:rsidP="00854C94">
      <w:pPr>
        <w:jc w:val="center"/>
        <w:rPr>
          <w:rFonts w:ascii="Arial" w:eastAsiaTheme="minorEastAsia" w:hAnsi="Arial" w:cs="Arial"/>
          <w:sz w:val="22"/>
          <w:szCs w:val="22"/>
        </w:rPr>
      </w:pPr>
    </w:p>
    <w:sdt>
      <w:sdtPr>
        <w:rPr>
          <w:rFonts w:ascii="Arial" w:hAnsi="Arial" w:cs="Arial"/>
          <w:color w:val="03B585"/>
          <w:sz w:val="28"/>
          <w:szCs w:val="28"/>
        </w:rPr>
        <w:alias w:val="Author"/>
        <w:tag w:val=""/>
        <w:id w:val="66854117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4468DC52" w14:textId="77777777" w:rsidR="001666FB" w:rsidRPr="00A208BC" w:rsidRDefault="001666FB" w:rsidP="005F6AF0">
          <w:pPr>
            <w:pStyle w:val="NoSpacing"/>
            <w:rPr>
              <w:rFonts w:ascii="Arial" w:hAnsi="Arial" w:cs="Arial"/>
              <w:color w:val="03B585"/>
              <w:sz w:val="28"/>
              <w:szCs w:val="28"/>
            </w:rPr>
          </w:pPr>
          <w:r w:rsidRPr="00A208BC">
            <w:rPr>
              <w:rFonts w:ascii="Arial" w:hAnsi="Arial" w:cs="Arial"/>
              <w:color w:val="03B585"/>
              <w:sz w:val="28"/>
              <w:szCs w:val="28"/>
            </w:rPr>
            <w:t>Contacts:</w:t>
          </w:r>
        </w:p>
      </w:sdtContent>
    </w:sdt>
    <w:p w14:paraId="5830E06E" w14:textId="670CE23E" w:rsidR="00661C94" w:rsidRDefault="00E77940" w:rsidP="668B00FD">
      <w:pPr>
        <w:pStyle w:val="NoSpacing"/>
        <w:rPr>
          <w:rFonts w:ascii="Arial" w:eastAsiaTheme="minorEastAsia" w:hAnsi="Arial" w:cs="Arial"/>
          <w:color w:val="044123"/>
          <w:sz w:val="18"/>
          <w:szCs w:val="18"/>
        </w:rPr>
      </w:pPr>
      <w:r>
        <w:rPr>
          <w:rFonts w:ascii="Arial" w:eastAsiaTheme="minorEastAsia" w:hAnsi="Arial" w:cs="Arial" w:hint="eastAsia"/>
          <w:color w:val="044123"/>
          <w:sz w:val="18"/>
          <w:szCs w:val="18"/>
        </w:rPr>
        <w:t xml:space="preserve">CIC Growth Manager: </w:t>
      </w:r>
      <w:r w:rsidR="004A4939">
        <w:rPr>
          <w:rFonts w:ascii="Arial" w:eastAsiaTheme="minorEastAsia" w:hAnsi="Arial" w:cs="Arial" w:hint="eastAsia"/>
          <w:color w:val="044123"/>
          <w:sz w:val="18"/>
          <w:szCs w:val="18"/>
        </w:rPr>
        <w:t>Hang Cao</w:t>
      </w:r>
    </w:p>
    <w:p w14:paraId="693D5B5D" w14:textId="02CFB92E" w:rsidR="75BD84F2" w:rsidRDefault="75BD84F2" w:rsidP="5E9539C3">
      <w:pPr>
        <w:pStyle w:val="NoSpacing"/>
        <w:rPr>
          <w:rFonts w:ascii="Arial" w:eastAsiaTheme="minorEastAsia" w:hAnsi="Arial" w:cs="Arial"/>
          <w:color w:val="044123"/>
          <w:sz w:val="18"/>
          <w:szCs w:val="18"/>
        </w:rPr>
      </w:pPr>
      <w:r w:rsidRPr="5E9539C3">
        <w:rPr>
          <w:rFonts w:ascii="Arial" w:eastAsiaTheme="minorEastAsia" w:hAnsi="Arial" w:cs="Arial"/>
          <w:color w:val="044123"/>
          <w:sz w:val="18"/>
          <w:szCs w:val="18"/>
        </w:rPr>
        <w:t>CIC System R&amp;D: Tianming Liang</w:t>
      </w:r>
    </w:p>
    <w:p w14:paraId="367DA307" w14:textId="49808AA3" w:rsidR="0008753F" w:rsidRPr="00474180" w:rsidRDefault="001666FB" w:rsidP="00D410C1">
      <w:pPr>
        <w:pStyle w:val="NoSpacing"/>
        <w:rPr>
          <w:rFonts w:ascii="Arial" w:eastAsiaTheme="minorEastAsia" w:hAnsi="Arial" w:cs="Arial"/>
          <w:color w:val="595959" w:themeColor="text1" w:themeTint="A6"/>
          <w:sz w:val="18"/>
          <w:szCs w:val="18"/>
        </w:rPr>
      </w:pPr>
      <w:r w:rsidRPr="00A208BC">
        <w:rPr>
          <w:rFonts w:ascii="Arial" w:hAnsi="Arial" w:cs="Arial"/>
          <w:color w:val="595959" w:themeColor="text1" w:themeTint="A6"/>
          <w:sz w:val="18"/>
          <w:szCs w:val="18"/>
        </w:rPr>
        <w:t>Last Updated:</w:t>
      </w:r>
      <w:r w:rsidR="00917AED" w:rsidRPr="00A208BC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="00917AED" w:rsidRPr="00A208BC">
        <w:rPr>
          <w:rFonts w:ascii="Arial" w:hAnsi="Arial" w:cs="Arial"/>
          <w:color w:val="595959" w:themeColor="text1" w:themeTint="A6"/>
          <w:sz w:val="18"/>
          <w:szCs w:val="18"/>
        </w:rPr>
        <w:fldChar w:fldCharType="begin"/>
      </w:r>
      <w:r w:rsidR="00917AED" w:rsidRPr="00A208BC">
        <w:rPr>
          <w:rFonts w:ascii="Arial" w:hAnsi="Arial" w:cs="Arial"/>
          <w:color w:val="595959" w:themeColor="text1" w:themeTint="A6"/>
          <w:sz w:val="18"/>
          <w:szCs w:val="18"/>
        </w:rPr>
        <w:instrText xml:space="preserve"> DATE \@ "MMMM d, yyyy" </w:instrText>
      </w:r>
      <w:r w:rsidR="00917AED" w:rsidRPr="00A208BC">
        <w:rPr>
          <w:rFonts w:ascii="Arial" w:hAnsi="Arial" w:cs="Arial"/>
          <w:color w:val="595959" w:themeColor="text1" w:themeTint="A6"/>
          <w:sz w:val="18"/>
          <w:szCs w:val="18"/>
        </w:rPr>
        <w:fldChar w:fldCharType="separate"/>
      </w:r>
      <w:r w:rsidR="003C2734">
        <w:rPr>
          <w:rFonts w:ascii="Arial" w:hAnsi="Arial" w:cs="Arial"/>
          <w:noProof/>
          <w:color w:val="595959" w:themeColor="text1" w:themeTint="A6"/>
          <w:sz w:val="18"/>
          <w:szCs w:val="18"/>
        </w:rPr>
        <w:t>May 9, 2025</w:t>
      </w:r>
      <w:r w:rsidR="00917AED" w:rsidRPr="00A208BC">
        <w:rPr>
          <w:rFonts w:ascii="Arial" w:hAnsi="Arial" w:cs="Arial"/>
          <w:color w:val="595959" w:themeColor="text1" w:themeTint="A6"/>
          <w:sz w:val="18"/>
          <w:szCs w:val="18"/>
        </w:rPr>
        <w:fldChar w:fldCharType="end"/>
      </w:r>
    </w:p>
    <w:p w14:paraId="11E0479C" w14:textId="77777777" w:rsidR="008E0FC5" w:rsidRDefault="008E0FC5" w:rsidP="00D410C1">
      <w:pPr>
        <w:pStyle w:val="NoSpacing"/>
        <w:rPr>
          <w:rFonts w:ascii="Arial" w:hAnsi="Arial" w:cs="Arial"/>
          <w:color w:val="595959" w:themeColor="text1" w:themeTint="A6"/>
          <w:sz w:val="18"/>
          <w:szCs w:val="18"/>
        </w:rPr>
      </w:pPr>
    </w:p>
    <w:p w14:paraId="523A8288" w14:textId="769867B6" w:rsidR="00EA6BFA" w:rsidRPr="00A208BC" w:rsidRDefault="00EA6BFA" w:rsidP="00EA6BFA">
      <w:pPr>
        <w:pStyle w:val="Heading1"/>
        <w:rPr>
          <w:rFonts w:ascii="Arial" w:hAnsi="Arial" w:cs="Arial"/>
        </w:rPr>
      </w:pPr>
      <w:commentRangeStart w:id="7"/>
      <w:commentRangeStart w:id="8"/>
      <w:commentRangeStart w:id="9"/>
      <w:commentRangeStart w:id="10"/>
      <w:r w:rsidRPr="00A208BC">
        <w:rPr>
          <w:rFonts w:ascii="Arial" w:hAnsi="Arial" w:cs="Arial"/>
        </w:rPr>
        <w:t>When?</w:t>
      </w:r>
    </w:p>
    <w:p w14:paraId="29AE72C6" w14:textId="77777777" w:rsidR="00EA6BFA" w:rsidRPr="00A208BC" w:rsidRDefault="00EA6BFA" w:rsidP="00EA6BFA">
      <w:pPr>
        <w:pStyle w:val="Heading2"/>
        <w:rPr>
          <w:rFonts w:ascii="Arial" w:hAnsi="Arial" w:cs="Arial"/>
        </w:rPr>
      </w:pPr>
      <w:r w:rsidRPr="00A208BC">
        <w:rPr>
          <w:rFonts w:ascii="Arial" w:hAnsi="Arial" w:cs="Arial"/>
        </w:rPr>
        <w:t>Important Dates:</w:t>
      </w:r>
    </w:p>
    <w:p w14:paraId="2A554B1A" w14:textId="77777777" w:rsidR="0089390C" w:rsidRPr="00A208BC" w:rsidRDefault="0089390C" w:rsidP="00EA6BFA">
      <w:pPr>
        <w:pStyle w:val="NoSpacing"/>
        <w:rPr>
          <w:rFonts w:ascii="Arial" w:hAnsi="Arial" w:cs="Arial"/>
        </w:rPr>
      </w:pPr>
    </w:p>
    <w:tbl>
      <w:tblPr>
        <w:tblStyle w:val="ListTable3-Accent1"/>
        <w:tblW w:w="8905" w:type="dxa"/>
        <w:jc w:val="center"/>
        <w:tblBorders>
          <w:top w:val="single" w:sz="4" w:space="0" w:color="03B585"/>
          <w:left w:val="single" w:sz="4" w:space="0" w:color="03B585"/>
          <w:bottom w:val="single" w:sz="4" w:space="0" w:color="03B585"/>
          <w:right w:val="single" w:sz="4" w:space="0" w:color="03B585"/>
          <w:insideH w:val="single" w:sz="4" w:space="0" w:color="03B585"/>
          <w:insideV w:val="single" w:sz="4" w:space="0" w:color="03B585"/>
        </w:tblBorders>
        <w:tblLook w:val="04A0" w:firstRow="1" w:lastRow="0" w:firstColumn="1" w:lastColumn="0" w:noHBand="0" w:noVBand="1"/>
      </w:tblPr>
      <w:tblGrid>
        <w:gridCol w:w="1998"/>
        <w:gridCol w:w="6907"/>
      </w:tblGrid>
      <w:tr w:rsidR="00EA6BFA" w:rsidRPr="00A208BC" w14:paraId="2D929CF5" w14:textId="77777777" w:rsidTr="3872C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98" w:type="dxa"/>
            <w:shd w:val="clear" w:color="auto" w:fill="03B585"/>
          </w:tcPr>
          <w:p w14:paraId="5A4B77F2" w14:textId="17259E9D" w:rsidR="00EA6BFA" w:rsidRPr="00A208BC" w:rsidRDefault="00EA6BFA" w:rsidP="00DA4E1A">
            <w:pPr>
              <w:pStyle w:val="NoSpacing"/>
              <w:rPr>
                <w:rFonts w:ascii="Arial" w:hAnsi="Arial" w:cs="Arial"/>
                <w:color w:val="F6F6F6"/>
              </w:rPr>
            </w:pPr>
            <w:r w:rsidRPr="397D1F0D">
              <w:rPr>
                <w:rFonts w:ascii="Arial" w:hAnsi="Arial" w:cs="Arial"/>
                <w:color w:val="F6F6F6"/>
              </w:rPr>
              <w:t>Date</w:t>
            </w:r>
          </w:p>
        </w:tc>
        <w:tc>
          <w:tcPr>
            <w:tcW w:w="6907" w:type="dxa"/>
            <w:shd w:val="clear" w:color="auto" w:fill="03B585"/>
          </w:tcPr>
          <w:p w14:paraId="1C456724" w14:textId="77777777" w:rsidR="00EA6BFA" w:rsidRPr="00A208BC" w:rsidRDefault="00EA6BFA" w:rsidP="00DA4E1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6F6F6"/>
              </w:rPr>
            </w:pPr>
            <w:r w:rsidRPr="00A208BC">
              <w:rPr>
                <w:rFonts w:ascii="Arial" w:hAnsi="Arial" w:cs="Arial"/>
                <w:color w:val="F6F6F6"/>
              </w:rPr>
              <w:t>Detail</w:t>
            </w:r>
          </w:p>
        </w:tc>
      </w:tr>
      <w:tr w:rsidR="00B73290" w:rsidRPr="00F14240" w14:paraId="2745B57A" w14:textId="77777777" w:rsidTr="3872C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14:paraId="179D09B8" w14:textId="6CCA7672" w:rsidR="00B73290" w:rsidRPr="00CC2D2F" w:rsidRDefault="765CD155" w:rsidP="00B73290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3872CF6D">
              <w:rPr>
                <w:rFonts w:ascii="Arial" w:eastAsiaTheme="minorEastAsia" w:hAnsi="Arial" w:cs="Arial"/>
                <w:b w:val="0"/>
                <w:bCs w:val="0"/>
                <w:color w:val="000000" w:themeColor="text1"/>
                <w:sz w:val="22"/>
                <w:szCs w:val="22"/>
              </w:rPr>
              <w:t>May 9</w:t>
            </w:r>
            <w:r w:rsidR="39158CDD" w:rsidRPr="3872CF6D"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, 202</w:t>
            </w:r>
            <w:r w:rsidR="2200D2A0" w:rsidRPr="3872CF6D"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6907" w:type="dxa"/>
            <w:shd w:val="clear" w:color="auto" w:fill="FFFFFF" w:themeFill="background1"/>
          </w:tcPr>
          <w:p w14:paraId="7E8AA0BF" w14:textId="182D5424" w:rsidR="00B73290" w:rsidRPr="00CC2D2F" w:rsidRDefault="39158CDD" w:rsidP="00B7329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IPA Sent</w:t>
            </w:r>
          </w:p>
        </w:tc>
      </w:tr>
    </w:tbl>
    <w:commentRangeEnd w:id="7"/>
    <w:p w14:paraId="77AF5CA3" w14:textId="203E0D29" w:rsidR="0008753F" w:rsidRDefault="00FC1C68" w:rsidP="0008753F"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 w:rsidR="00A8773A">
        <w:rPr>
          <w:rStyle w:val="CommentReference"/>
        </w:rPr>
        <w:commentReference w:id="10"/>
      </w:r>
    </w:p>
    <w:p w14:paraId="1E6A9022" w14:textId="34248281" w:rsidR="003E32DE" w:rsidRPr="00A208BC" w:rsidRDefault="00D54042" w:rsidP="003E32DE">
      <w:pPr>
        <w:pStyle w:val="Heading1"/>
        <w:rPr>
          <w:rFonts w:ascii="Arial" w:hAnsi="Arial" w:cs="Arial"/>
        </w:rPr>
      </w:pPr>
      <w:r w:rsidRPr="00A208BC">
        <w:rPr>
          <w:rFonts w:ascii="Arial" w:hAnsi="Arial" w:cs="Arial"/>
        </w:rPr>
        <w:t>Who</w:t>
      </w:r>
      <w:r w:rsidR="003E32DE" w:rsidRPr="00A208BC">
        <w:rPr>
          <w:rFonts w:ascii="Arial" w:hAnsi="Arial" w:cs="Arial"/>
        </w:rPr>
        <w:t>:</w:t>
      </w:r>
    </w:p>
    <w:p w14:paraId="002EB8F2" w14:textId="04F156EC" w:rsidR="00F66109" w:rsidRPr="00A208BC" w:rsidRDefault="00034BA7" w:rsidP="00317796">
      <w:pPr>
        <w:pStyle w:val="Heading2"/>
        <w:spacing w:before="120" w:after="120"/>
        <w:rPr>
          <w:rFonts w:ascii="Arial" w:hAnsi="Arial" w:cs="Arial"/>
        </w:rPr>
      </w:pPr>
      <w:r w:rsidRPr="00A208BC">
        <w:rPr>
          <w:rFonts w:ascii="Arial" w:hAnsi="Arial" w:cs="Arial"/>
        </w:rPr>
        <w:t>Industries</w:t>
      </w:r>
      <w:r w:rsidR="00D203D3" w:rsidRPr="00A208BC">
        <w:rPr>
          <w:rFonts w:ascii="Arial" w:hAnsi="Arial" w:cs="Arial"/>
        </w:rPr>
        <w:t xml:space="preserve"> and Application</w:t>
      </w:r>
      <w:r w:rsidRPr="00A208BC">
        <w:rPr>
          <w:rFonts w:ascii="Arial" w:hAnsi="Arial" w:cs="Arial"/>
        </w:rPr>
        <w:t xml:space="preserve"> Alignment</w:t>
      </w:r>
    </w:p>
    <w:tbl>
      <w:tblPr>
        <w:tblStyle w:val="TableGrid"/>
        <w:tblW w:w="10790" w:type="dxa"/>
        <w:tblBorders>
          <w:top w:val="single" w:sz="4" w:space="0" w:color="044123"/>
          <w:left w:val="single" w:sz="4" w:space="0" w:color="044123"/>
          <w:bottom w:val="single" w:sz="4" w:space="0" w:color="044123"/>
          <w:right w:val="single" w:sz="4" w:space="0" w:color="044123"/>
          <w:insideH w:val="single" w:sz="4" w:space="0" w:color="044123"/>
          <w:insideV w:val="single" w:sz="4" w:space="0" w:color="044123"/>
        </w:tblBorders>
        <w:tblLook w:val="04A0" w:firstRow="1" w:lastRow="0" w:firstColumn="1" w:lastColumn="0" w:noHBand="0" w:noVBand="1"/>
      </w:tblPr>
      <w:tblGrid>
        <w:gridCol w:w="2710"/>
        <w:gridCol w:w="2962"/>
        <w:gridCol w:w="3208"/>
        <w:gridCol w:w="1910"/>
      </w:tblGrid>
      <w:tr w:rsidR="00A7482D" w:rsidRPr="00A208BC" w14:paraId="173A0B0C" w14:textId="77777777" w:rsidTr="3872CF6D">
        <w:tc>
          <w:tcPr>
            <w:tcW w:w="2693" w:type="dxa"/>
            <w:shd w:val="clear" w:color="auto" w:fill="03B585"/>
            <w:vAlign w:val="center"/>
          </w:tcPr>
          <w:p w14:paraId="3417177D" w14:textId="77777777" w:rsidR="00A7482D" w:rsidRPr="00F14240" w:rsidRDefault="00A7482D" w:rsidP="00A7482D">
            <w:pPr>
              <w:jc w:val="center"/>
              <w:rPr>
                <w:rFonts w:ascii="Arial" w:hAnsi="Arial" w:cs="Arial"/>
                <w:b/>
                <w:color w:val="F6F6F6"/>
              </w:rPr>
            </w:pPr>
            <w:r w:rsidRPr="00F14240">
              <w:rPr>
                <w:rStyle w:val="Hyperlink"/>
                <w:rFonts w:ascii="Arial" w:hAnsi="Arial" w:cs="Arial"/>
                <w:b/>
                <w:color w:val="F6F6F6"/>
                <w:u w:val="none"/>
              </w:rPr>
              <w:t>Aero/Defense/Gov</w:t>
            </w:r>
          </w:p>
        </w:tc>
        <w:tc>
          <w:tcPr>
            <w:tcW w:w="3031" w:type="dxa"/>
            <w:shd w:val="clear" w:color="auto" w:fill="03B585"/>
            <w:vAlign w:val="center"/>
          </w:tcPr>
          <w:p w14:paraId="74ECDDE4" w14:textId="77777777" w:rsidR="00A7482D" w:rsidRPr="00F14240" w:rsidRDefault="00A7482D" w:rsidP="00A7482D">
            <w:pPr>
              <w:jc w:val="center"/>
              <w:rPr>
                <w:rFonts w:ascii="Arial" w:hAnsi="Arial" w:cs="Arial"/>
                <w:b/>
                <w:color w:val="F6F6F6"/>
              </w:rPr>
            </w:pPr>
            <w:r w:rsidRPr="00F14240">
              <w:rPr>
                <w:rFonts w:ascii="Arial" w:hAnsi="Arial" w:cs="Arial"/>
                <w:b/>
                <w:color w:val="F6F6F6"/>
              </w:rPr>
              <w:t>Semiconductor</w:t>
            </w:r>
          </w:p>
        </w:tc>
        <w:tc>
          <w:tcPr>
            <w:tcW w:w="3297" w:type="dxa"/>
            <w:shd w:val="clear" w:color="auto" w:fill="03B585"/>
            <w:vAlign w:val="center"/>
          </w:tcPr>
          <w:p w14:paraId="3E09589B" w14:textId="0613C6D3" w:rsidR="00A7482D" w:rsidRPr="00F14240" w:rsidRDefault="00A7482D" w:rsidP="00A7482D">
            <w:pPr>
              <w:jc w:val="center"/>
              <w:rPr>
                <w:rFonts w:ascii="Arial" w:hAnsi="Arial" w:cs="Arial"/>
                <w:b/>
                <w:color w:val="F6F6F6"/>
              </w:rPr>
            </w:pPr>
            <w:r w:rsidRPr="00F14240">
              <w:rPr>
                <w:rFonts w:ascii="Arial" w:hAnsi="Arial" w:cs="Arial" w:hint="eastAsia"/>
                <w:b/>
                <w:color w:val="F6F6F6"/>
              </w:rPr>
              <w:t>Academic Research</w:t>
            </w:r>
          </w:p>
        </w:tc>
        <w:tc>
          <w:tcPr>
            <w:tcW w:w="1769" w:type="dxa"/>
            <w:shd w:val="clear" w:color="auto" w:fill="03B585"/>
            <w:vAlign w:val="center"/>
          </w:tcPr>
          <w:p w14:paraId="079917FD" w14:textId="21ABC0FC" w:rsidR="00A7482D" w:rsidRPr="00030240" w:rsidRDefault="00A7482D" w:rsidP="00A7482D">
            <w:pPr>
              <w:jc w:val="center"/>
              <w:rPr>
                <w:rFonts w:ascii="Arial" w:hAnsi="Arial" w:cs="Arial"/>
                <w:b/>
                <w:bCs/>
                <w:color w:val="F6F6F6"/>
              </w:rPr>
            </w:pPr>
            <w:r w:rsidRPr="00F14240">
              <w:rPr>
                <w:rFonts w:ascii="Arial" w:hAnsi="Arial" w:cs="Arial"/>
                <w:b/>
                <w:color w:val="F6F6F6"/>
              </w:rPr>
              <w:t>Transportation</w:t>
            </w:r>
          </w:p>
        </w:tc>
      </w:tr>
      <w:tr w:rsidR="00A7482D" w:rsidRPr="00F14240" w14:paraId="5230B05C" w14:textId="77777777" w:rsidTr="3872CF6D">
        <w:tc>
          <w:tcPr>
            <w:tcW w:w="2693" w:type="dxa"/>
            <w:shd w:val="clear" w:color="auto" w:fill="auto"/>
          </w:tcPr>
          <w:p w14:paraId="28C67F70" w14:textId="45F9AE84" w:rsidR="00A7482D" w:rsidRPr="00CC2D2F" w:rsidRDefault="00654C2B" w:rsidP="00A7482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3872CF6D">
              <w:rPr>
                <w:rFonts w:ascii="Arial" w:hAnsi="Arial" w:cs="Arial"/>
                <w:sz w:val="22"/>
                <w:szCs w:val="22"/>
              </w:rPr>
              <w:t>SIG</w:t>
            </w:r>
            <w:r w:rsidR="007210A9" w:rsidRPr="3872CF6D">
              <w:rPr>
                <w:rFonts w:ascii="Arial" w:hAnsi="Arial" w:cs="Arial"/>
                <w:sz w:val="22"/>
                <w:szCs w:val="22"/>
              </w:rPr>
              <w:t>I</w:t>
            </w:r>
            <w:r w:rsidRPr="3872CF6D">
              <w:rPr>
                <w:rFonts w:ascii="Arial" w:hAnsi="Arial" w:cs="Arial"/>
                <w:sz w:val="22"/>
                <w:szCs w:val="22"/>
              </w:rPr>
              <w:t>NT</w:t>
            </w:r>
            <w:r w:rsidR="2B69BB0A" w:rsidRPr="3872CF6D">
              <w:rPr>
                <w:rFonts w:ascii="Arial" w:hAnsi="Arial" w:cs="Arial"/>
                <w:sz w:val="22"/>
                <w:szCs w:val="22"/>
              </w:rPr>
              <w:t xml:space="preserve"> applications in government research institute.</w:t>
            </w:r>
          </w:p>
        </w:tc>
        <w:tc>
          <w:tcPr>
            <w:tcW w:w="3031" w:type="dxa"/>
            <w:shd w:val="clear" w:color="auto" w:fill="auto"/>
          </w:tcPr>
          <w:p w14:paraId="6213A861" w14:textId="03503DCC" w:rsidR="00A7482D" w:rsidRPr="00CC2D2F" w:rsidRDefault="00A7482D" w:rsidP="3872CF6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297" w:type="dxa"/>
            <w:shd w:val="clear" w:color="auto" w:fill="auto"/>
          </w:tcPr>
          <w:p w14:paraId="272F7006" w14:textId="53EBB41B" w:rsidR="00A7482D" w:rsidRPr="00CC2D2F" w:rsidRDefault="2B69BB0A" w:rsidP="3872CF6D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bookmarkStart w:id="14" w:name="OLE_LINK7"/>
            <w:bookmarkStart w:id="15" w:name="OLE_LINK6"/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5G / 6G Wireless testbeds </w:t>
            </w:r>
            <w:bookmarkEnd w:id="14"/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for next-generation wireless such as massive MIMO, Integrated Sensing &amp; Communications, etc.</w:t>
            </w:r>
            <w:bookmarkEnd w:id="15"/>
          </w:p>
        </w:tc>
        <w:tc>
          <w:tcPr>
            <w:tcW w:w="1769" w:type="dxa"/>
            <w:shd w:val="clear" w:color="auto" w:fill="auto"/>
          </w:tcPr>
          <w:p w14:paraId="61E96766" w14:textId="5F21BA7A" w:rsidR="00A7482D" w:rsidRPr="00CC2D2F" w:rsidRDefault="00A7482D" w:rsidP="00A7482D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A7482D" w:rsidRPr="00A208BC" w14:paraId="0F22E27F" w14:textId="77777777" w:rsidTr="3872CF6D">
        <w:tc>
          <w:tcPr>
            <w:tcW w:w="2693" w:type="dxa"/>
            <w:shd w:val="clear" w:color="auto" w:fill="03B585"/>
            <w:vAlign w:val="center"/>
          </w:tcPr>
          <w:p w14:paraId="68FF8E3A" w14:textId="0655652C" w:rsidR="00A7482D" w:rsidRPr="00F14240" w:rsidRDefault="00A7482D" w:rsidP="00A7482D">
            <w:pPr>
              <w:jc w:val="center"/>
              <w:rPr>
                <w:rFonts w:ascii="Arial" w:hAnsi="Arial" w:cs="Arial"/>
                <w:color w:val="F6F6F6"/>
              </w:rPr>
            </w:pPr>
            <w:r w:rsidRPr="00F14240">
              <w:rPr>
                <w:rFonts w:ascii="Arial" w:hAnsi="Arial" w:cs="Arial"/>
                <w:b/>
                <w:color w:val="F6F6F6"/>
              </w:rPr>
              <w:t>Electrical Machinery/Equipment</w:t>
            </w:r>
          </w:p>
        </w:tc>
        <w:tc>
          <w:tcPr>
            <w:tcW w:w="3031" w:type="dxa"/>
            <w:shd w:val="clear" w:color="auto" w:fill="03B585"/>
            <w:vAlign w:val="center"/>
          </w:tcPr>
          <w:p w14:paraId="2F0024BB" w14:textId="1B3AF917" w:rsidR="00A7482D" w:rsidRPr="00F14240" w:rsidRDefault="00A7482D" w:rsidP="00A7482D">
            <w:pPr>
              <w:jc w:val="center"/>
              <w:rPr>
                <w:rFonts w:ascii="Arial" w:hAnsi="Arial" w:cs="Arial"/>
                <w:b/>
                <w:color w:val="F6F6F6"/>
              </w:rPr>
            </w:pPr>
            <w:r w:rsidRPr="00F14240">
              <w:rPr>
                <w:rFonts w:ascii="Arial" w:hAnsi="Arial" w:cs="Arial" w:hint="eastAsia"/>
                <w:b/>
                <w:color w:val="F6F6F6"/>
              </w:rPr>
              <w:t>Energy</w:t>
            </w:r>
          </w:p>
        </w:tc>
        <w:tc>
          <w:tcPr>
            <w:tcW w:w="3297" w:type="dxa"/>
            <w:shd w:val="clear" w:color="auto" w:fill="03B585"/>
            <w:vAlign w:val="center"/>
          </w:tcPr>
          <w:p w14:paraId="338DF5B9" w14:textId="2D25E096" w:rsidR="00A7482D" w:rsidRPr="00F14240" w:rsidRDefault="00A7482D" w:rsidP="00A7482D">
            <w:pPr>
              <w:pStyle w:val="NoSpacing"/>
              <w:contextualSpacing/>
              <w:jc w:val="center"/>
              <w:rPr>
                <w:rFonts w:ascii="Arial" w:hAnsi="Arial" w:cs="Arial"/>
                <w:color w:val="F6F6F6"/>
              </w:rPr>
            </w:pPr>
            <w:r w:rsidRPr="00F14240">
              <w:rPr>
                <w:rFonts w:ascii="Arial" w:hAnsi="Arial" w:cs="Arial"/>
                <w:b/>
                <w:color w:val="F6F6F6"/>
              </w:rPr>
              <w:t>Electronics (non-Semi)</w:t>
            </w:r>
          </w:p>
        </w:tc>
        <w:tc>
          <w:tcPr>
            <w:tcW w:w="1769" w:type="dxa"/>
            <w:shd w:val="clear" w:color="auto" w:fill="03B585"/>
            <w:vAlign w:val="center"/>
          </w:tcPr>
          <w:p w14:paraId="6818813D" w14:textId="321EEECC" w:rsidR="00A7482D" w:rsidRPr="00030240" w:rsidRDefault="00A7482D" w:rsidP="00A7482D">
            <w:pPr>
              <w:jc w:val="center"/>
              <w:rPr>
                <w:rFonts w:ascii="Arial" w:hAnsi="Arial" w:cs="Arial"/>
                <w:b/>
                <w:bCs/>
                <w:color w:val="F6F6F6"/>
              </w:rPr>
            </w:pPr>
            <w:r w:rsidRPr="00030240">
              <w:rPr>
                <w:rFonts w:ascii="Arial" w:hAnsi="Arial" w:cs="Arial"/>
                <w:b/>
                <w:bCs/>
                <w:color w:val="F6F6F6"/>
              </w:rPr>
              <w:t>Life Sciences</w:t>
            </w:r>
          </w:p>
        </w:tc>
      </w:tr>
      <w:tr w:rsidR="00AA5615" w:rsidRPr="00A208BC" w14:paraId="59CF37BA" w14:textId="77777777" w:rsidTr="3872CF6D">
        <w:tc>
          <w:tcPr>
            <w:tcW w:w="2693" w:type="dxa"/>
            <w:shd w:val="clear" w:color="auto" w:fill="auto"/>
            <w:vAlign w:val="center"/>
          </w:tcPr>
          <w:p w14:paraId="5AABE7FB" w14:textId="77777777" w:rsidR="00AA5615" w:rsidRPr="00F14240" w:rsidRDefault="00AA5615" w:rsidP="00AA5615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3031" w:type="dxa"/>
            <w:shd w:val="clear" w:color="auto" w:fill="auto"/>
            <w:vAlign w:val="center"/>
          </w:tcPr>
          <w:p w14:paraId="0FEF5CDB" w14:textId="77777777" w:rsidR="00AA5615" w:rsidRPr="00F14240" w:rsidRDefault="00AA5615" w:rsidP="00AA5615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3297" w:type="dxa"/>
            <w:shd w:val="clear" w:color="auto" w:fill="auto"/>
          </w:tcPr>
          <w:p w14:paraId="6CC9FAC6" w14:textId="451FD5FF" w:rsidR="00AA5615" w:rsidRPr="00F14240" w:rsidRDefault="00AA5615" w:rsidP="00AA5615">
            <w:pPr>
              <w:pStyle w:val="NoSpacing"/>
              <w:jc w:val="center"/>
              <w:rPr>
                <w:rFonts w:ascii="Arial" w:eastAsiaTheme="minorEastAsia" w:hAnsi="Arial" w:cs="Arial"/>
                <w:b/>
              </w:rPr>
            </w:pPr>
            <w:r w:rsidRPr="00F14240">
              <w:rPr>
                <w:rFonts w:ascii="Arial" w:hAnsi="Arial" w:cs="Arial"/>
                <w:bCs/>
                <w:color w:val="000000" w:themeColor="text1"/>
              </w:rPr>
              <w:t>5G / 6G Wireless testbeds</w:t>
            </w:r>
            <w:r w:rsidRPr="00F14240">
              <w:rPr>
                <w:rFonts w:ascii="Arial" w:hAnsi="Arial" w:cs="Arial" w:hint="eastAsia"/>
                <w:bCs/>
                <w:color w:val="000000" w:themeColor="text1"/>
              </w:rPr>
              <w:t xml:space="preserve"> in labs</w:t>
            </w:r>
            <w:r w:rsidR="00723519" w:rsidRPr="00F14240">
              <w:rPr>
                <w:rFonts w:ascii="Arial" w:eastAsiaTheme="minorEastAsia" w:hAnsi="Arial" w:cs="Arial" w:hint="eastAsia"/>
                <w:bCs/>
                <w:color w:val="000000" w:themeColor="text1"/>
              </w:rPr>
              <w:t>.</w:t>
            </w:r>
          </w:p>
        </w:tc>
        <w:tc>
          <w:tcPr>
            <w:tcW w:w="1769" w:type="dxa"/>
            <w:shd w:val="clear" w:color="auto" w:fill="auto"/>
            <w:vAlign w:val="center"/>
          </w:tcPr>
          <w:p w14:paraId="1BA66722" w14:textId="77777777" w:rsidR="00AA5615" w:rsidRPr="00030240" w:rsidRDefault="00AA5615" w:rsidP="00AA5615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23F1A53A" w14:textId="2FA18EA0" w:rsidR="008F4725" w:rsidRPr="00F14240" w:rsidRDefault="0097644F" w:rsidP="00F14240">
      <w:pPr>
        <w:pStyle w:val="Heading1"/>
        <w:rPr>
          <w:rFonts w:eastAsiaTheme="minorEastAsia"/>
        </w:rPr>
        <w:sectPr w:rsidR="008F4725" w:rsidRPr="00F14240" w:rsidSect="005C3606"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720" w:right="720" w:bottom="720" w:left="720" w:header="0" w:footer="0" w:gutter="0"/>
          <w:pgNumType w:start="1"/>
          <w:cols w:space="720"/>
          <w:titlePg/>
          <w:docGrid w:linePitch="360"/>
        </w:sectPr>
      </w:pPr>
      <w:r w:rsidRPr="00030240">
        <w:rPr>
          <w:rFonts w:ascii="Arial" w:hAnsi="Arial" w:cs="Arial"/>
        </w:rPr>
        <w:t>What is it?</w:t>
      </w:r>
    </w:p>
    <w:p w14:paraId="085C58D9" w14:textId="77777777" w:rsidR="00C53769" w:rsidRPr="00F14240" w:rsidRDefault="00C53769" w:rsidP="00FB0C00">
      <w:pPr>
        <w:pStyle w:val="NoSpacing"/>
        <w:rPr>
          <w:rFonts w:eastAsiaTheme="minorEastAsia"/>
          <w:sz w:val="22"/>
          <w:szCs w:val="22"/>
        </w:rPr>
        <w:sectPr w:rsidR="00C53769" w:rsidRPr="00F14240" w:rsidSect="00C53769">
          <w:headerReference w:type="default" r:id="rId24"/>
          <w:type w:val="continuous"/>
          <w:pgSz w:w="12240" w:h="15840"/>
          <w:pgMar w:top="720" w:right="720" w:bottom="720" w:left="720" w:header="0" w:footer="0" w:gutter="0"/>
          <w:pgNumType w:start="1"/>
          <w:cols w:num="2" w:space="720"/>
          <w:titlePg/>
          <w:docGrid w:linePitch="360"/>
        </w:sectPr>
      </w:pPr>
    </w:p>
    <w:p w14:paraId="5B254FE4" w14:textId="352840AA" w:rsidR="1A77EA50" w:rsidRPr="00030240" w:rsidRDefault="1A77EA50" w:rsidP="1A77EA50">
      <w:pPr>
        <w:pStyle w:val="Heading2"/>
        <w:rPr>
          <w:rFonts w:ascii="Arial" w:hAnsi="Arial" w:cs="Arial"/>
        </w:rPr>
        <w:sectPr w:rsidR="1A77EA50" w:rsidRPr="00030240" w:rsidSect="000951EF">
          <w:headerReference w:type="default" r:id="rId25"/>
          <w:type w:val="continuous"/>
          <w:pgSz w:w="12240" w:h="15840"/>
          <w:pgMar w:top="720" w:right="720" w:bottom="720" w:left="720" w:header="720" w:footer="720" w:gutter="0"/>
          <w:cols w:space="720"/>
          <w:titlePg/>
        </w:sectPr>
      </w:pPr>
      <w:r w:rsidRPr="00030240">
        <w:rPr>
          <w:rFonts w:ascii="Arial" w:hAnsi="Arial" w:cs="Arial"/>
        </w:rPr>
        <w:t>Overvie</w:t>
      </w:r>
      <w:r w:rsidR="000B4EE0" w:rsidRPr="00030240">
        <w:rPr>
          <w:rFonts w:ascii="Arial" w:hAnsi="Arial" w:cs="Arial"/>
        </w:rPr>
        <w:t>w</w:t>
      </w:r>
    </w:p>
    <w:p w14:paraId="4BD0D008" w14:textId="77777777" w:rsidR="000951EF" w:rsidRDefault="000951EF" w:rsidP="002E1F22">
      <w:pPr>
        <w:rPr>
          <w:rFonts w:ascii="Arial" w:hAnsi="Arial" w:cs="Arial"/>
        </w:rPr>
        <w:sectPr w:rsidR="000951EF" w:rsidSect="00C53769">
          <w:headerReference w:type="default" r:id="rId26"/>
          <w:footerReference w:type="default" r:id="rId27"/>
          <w:footerReference w:type="first" r:id="rId28"/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titlePg/>
          <w:docGrid w:linePitch="360"/>
        </w:sectPr>
      </w:pPr>
    </w:p>
    <w:p w14:paraId="04D7E745" w14:textId="3FC941CE" w:rsidR="1B38D298" w:rsidRDefault="1B38D298" w:rsidP="1B38D298">
      <w:pPr>
        <w:rPr>
          <w:ins w:id="16" w:author="Feng, Freeman" w:date="2025-05-09T05:30:00Z" w16du:dateUtc="2025-05-09T05:30:37Z"/>
          <w:rFonts w:ascii="Arial" w:eastAsiaTheme="minorEastAsia" w:hAnsi="Arial" w:cs="Arial"/>
          <w:sz w:val="22"/>
          <w:szCs w:val="22"/>
          <w:rPrChange w:id="17" w:author="Unknown" w16du:dateUtc="2025-05-09T05:07:00Z">
            <w:rPr>
              <w:ins w:id="18" w:author="Feng, Freeman" w:date="2025-05-09T05:30:00Z" w16du:dateUtc="2025-05-09T05:30:37Z"/>
            </w:rPr>
          </w:rPrChange>
        </w:rPr>
      </w:pPr>
    </w:p>
    <w:p w14:paraId="65AB6A2B" w14:textId="45DC391F" w:rsidR="1B38D298" w:rsidRDefault="1B38D298" w:rsidP="1B38D298">
      <w:pPr>
        <w:rPr>
          <w:ins w:id="19" w:author="Feng, Freeman" w:date="2025-05-09T05:30:00Z" w16du:dateUtc="2025-05-09T05:30:37Z"/>
          <w:rFonts w:ascii="Arial" w:eastAsiaTheme="minorEastAsia" w:hAnsi="Arial" w:cs="Arial"/>
          <w:sz w:val="22"/>
          <w:szCs w:val="22"/>
          <w:rPrChange w:id="20" w:author="Unknown" w16du:dateUtc="2025-05-09T05:07:00Z">
            <w:rPr>
              <w:ins w:id="21" w:author="Feng, Freeman" w:date="2025-05-09T05:30:00Z" w16du:dateUtc="2025-05-09T05:30:37Z"/>
            </w:rPr>
          </w:rPrChange>
        </w:rPr>
      </w:pPr>
    </w:p>
    <w:p w14:paraId="00892A03" w14:textId="209F645A" w:rsidR="0064175F" w:rsidRPr="00CC2D2F" w:rsidRDefault="006A238F" w:rsidP="009B646B">
      <w:p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Product Example for USRP X410 and PXIe-7903 streaming.</w:t>
      </w:r>
      <w:r w:rsidR="00DC6051" w:rsidRPr="00CC2D2F">
        <w:rPr>
          <w:rFonts w:ascii="Arial" w:eastAsiaTheme="minorEastAsia" w:hAnsi="Arial" w:cs="Arial"/>
          <w:sz w:val="22"/>
          <w:szCs w:val="22"/>
        </w:rPr>
        <w:t xml:space="preserve"> The PXIe-7902 is also supported as some </w:t>
      </w:r>
      <w:r w:rsidR="35810CDB" w:rsidRPr="00CC2D2F">
        <w:rPr>
          <w:rFonts w:ascii="Arial" w:eastAsiaTheme="minorEastAsia" w:hAnsi="Arial" w:cs="Arial"/>
          <w:sz w:val="22"/>
          <w:szCs w:val="22"/>
        </w:rPr>
        <w:t>customers</w:t>
      </w:r>
      <w:r w:rsidR="00DC6051" w:rsidRPr="00CC2D2F">
        <w:rPr>
          <w:rFonts w:ascii="Arial" w:eastAsiaTheme="minorEastAsia" w:hAnsi="Arial" w:cs="Arial"/>
          <w:sz w:val="22"/>
          <w:szCs w:val="22"/>
        </w:rPr>
        <w:t xml:space="preserve"> cannot purchase PXIe-7903 </w:t>
      </w:r>
      <w:r w:rsidR="00A62269" w:rsidRPr="00CC2D2F">
        <w:rPr>
          <w:rFonts w:ascii="Arial" w:eastAsiaTheme="minorEastAsia" w:hAnsi="Arial" w:cs="Arial"/>
          <w:sz w:val="22"/>
          <w:szCs w:val="22"/>
        </w:rPr>
        <w:t>due to TC issues.</w:t>
      </w:r>
    </w:p>
    <w:p w14:paraId="5779093F" w14:textId="77777777" w:rsidR="00DC6051" w:rsidRPr="00CC2D2F" w:rsidRDefault="00DC6051" w:rsidP="009B646B">
      <w:pPr>
        <w:rPr>
          <w:rFonts w:ascii="Arial" w:eastAsiaTheme="minorEastAsia" w:hAnsi="Arial" w:cs="Arial"/>
          <w:sz w:val="22"/>
          <w:szCs w:val="22"/>
        </w:rPr>
      </w:pPr>
    </w:p>
    <w:p w14:paraId="6DE68CFC" w14:textId="77777777" w:rsidR="00DC6051" w:rsidRPr="00CC2D2F" w:rsidRDefault="00DC6051" w:rsidP="00DC6051">
      <w:p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b/>
          <w:bCs/>
          <w:sz w:val="22"/>
          <w:szCs w:val="22"/>
        </w:rPr>
        <w:t>Configuration:</w:t>
      </w:r>
    </w:p>
    <w:p w14:paraId="40BB81EE" w14:textId="06A0FD4D" w:rsidR="00DC6051" w:rsidRPr="00CC2D2F" w:rsidRDefault="00EB3534" w:rsidP="00407230">
      <w:pPr>
        <w:numPr>
          <w:ilvl w:val="0"/>
          <w:numId w:val="6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 xml:space="preserve">Hardware </w:t>
      </w:r>
      <w:r w:rsidR="00626F67" w:rsidRPr="00CC2D2F">
        <w:rPr>
          <w:rFonts w:ascii="Arial" w:eastAsiaTheme="minorEastAsia" w:hAnsi="Arial" w:cs="Arial"/>
          <w:sz w:val="22"/>
          <w:szCs w:val="22"/>
        </w:rPr>
        <w:t>List</w:t>
      </w:r>
      <w:r w:rsidRPr="00CC2D2F">
        <w:rPr>
          <w:rFonts w:ascii="Arial" w:eastAsiaTheme="minorEastAsia" w:hAnsi="Arial" w:cs="Arial" w:hint="eastAsia"/>
          <w:sz w:val="22"/>
          <w:szCs w:val="22"/>
        </w:rPr>
        <w:t>：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05"/>
        <w:gridCol w:w="1581"/>
        <w:gridCol w:w="6684"/>
      </w:tblGrid>
      <w:tr w:rsidR="00E220EF" w:rsidRPr="00F14240" w14:paraId="656DC14E" w14:textId="77777777" w:rsidTr="3872CF6D">
        <w:tc>
          <w:tcPr>
            <w:tcW w:w="1805" w:type="dxa"/>
          </w:tcPr>
          <w:p w14:paraId="24462268" w14:textId="0A854841" w:rsidR="00E220EF" w:rsidRPr="00CC2D2F" w:rsidRDefault="00E220EF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Hardware</w:t>
            </w:r>
          </w:p>
        </w:tc>
        <w:tc>
          <w:tcPr>
            <w:tcW w:w="1581" w:type="dxa"/>
          </w:tcPr>
          <w:p w14:paraId="31A2AA60" w14:textId="6798BE70" w:rsidR="00E220EF" w:rsidRPr="00CC2D2F" w:rsidRDefault="004E4D9C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PN</w:t>
            </w:r>
          </w:p>
        </w:tc>
        <w:tc>
          <w:tcPr>
            <w:tcW w:w="6684" w:type="dxa"/>
          </w:tcPr>
          <w:p w14:paraId="486F005D" w14:textId="26B3C09C" w:rsidR="00E220EF" w:rsidRPr="00CC2D2F" w:rsidRDefault="004E4D9C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Description</w:t>
            </w:r>
          </w:p>
        </w:tc>
      </w:tr>
      <w:tr w:rsidR="00E220EF" w:rsidRPr="00F14240" w14:paraId="3F57E85D" w14:textId="77777777" w:rsidTr="3872CF6D">
        <w:tc>
          <w:tcPr>
            <w:tcW w:w="1805" w:type="dxa"/>
          </w:tcPr>
          <w:p w14:paraId="3E9DBF27" w14:textId="1C7B8A4C" w:rsidR="00E220EF" w:rsidRPr="00CC2D2F" w:rsidRDefault="00E220EF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USRP X410</w:t>
            </w:r>
          </w:p>
        </w:tc>
        <w:tc>
          <w:tcPr>
            <w:tcW w:w="1581" w:type="dxa"/>
          </w:tcPr>
          <w:p w14:paraId="44BB11A3" w14:textId="6B6D427F" w:rsidR="00E220EF" w:rsidRPr="00CC2D2F" w:rsidRDefault="0029417F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787272-01</w:t>
            </w:r>
          </w:p>
        </w:tc>
        <w:tc>
          <w:tcPr>
            <w:tcW w:w="6684" w:type="dxa"/>
          </w:tcPr>
          <w:p w14:paraId="57A06538" w14:textId="086D5124" w:rsidR="00E220EF" w:rsidRPr="00CC2D2F" w:rsidRDefault="59B0B722" w:rsidP="3872CF6D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3872CF6D">
              <w:rPr>
                <w:rFonts w:ascii="Arial" w:eastAsiaTheme="minorEastAsia" w:hAnsi="Arial" w:cs="Arial"/>
                <w:sz w:val="22"/>
                <w:szCs w:val="22"/>
              </w:rPr>
              <w:t>ETTUS USRP X410 (4 TX AND 4 RX, 400MHZ BW, 1 MHZ TO 7.2 GHZ SDR, GPSDO)</w:t>
            </w:r>
            <w:r w:rsidR="000F0369">
              <w:tab/>
            </w:r>
          </w:p>
        </w:tc>
      </w:tr>
      <w:tr w:rsidR="00E220EF" w:rsidRPr="00F14240" w14:paraId="428DEE7E" w14:textId="77777777" w:rsidTr="3872CF6D">
        <w:tc>
          <w:tcPr>
            <w:tcW w:w="1805" w:type="dxa"/>
          </w:tcPr>
          <w:p w14:paraId="2A7A1B84" w14:textId="1DCB7957" w:rsidR="00E220EF" w:rsidRPr="00CC2D2F" w:rsidRDefault="00E220EF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PXIe-7903</w:t>
            </w:r>
          </w:p>
        </w:tc>
        <w:tc>
          <w:tcPr>
            <w:tcW w:w="1581" w:type="dxa"/>
          </w:tcPr>
          <w:p w14:paraId="297E67BA" w14:textId="3EF1905F" w:rsidR="00E220EF" w:rsidRPr="00CC2D2F" w:rsidRDefault="005660D3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788917-01</w:t>
            </w:r>
          </w:p>
        </w:tc>
        <w:tc>
          <w:tcPr>
            <w:tcW w:w="6684" w:type="dxa"/>
          </w:tcPr>
          <w:p w14:paraId="715E1D10" w14:textId="2B3E2999" w:rsidR="00E220EF" w:rsidRPr="00CC2D2F" w:rsidRDefault="00E36C0A" w:rsidP="274A64DB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PXIE-7903 FPGA CO-PROCESSOR</w:t>
            </w: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ab/>
            </w:r>
          </w:p>
        </w:tc>
      </w:tr>
      <w:tr w:rsidR="00E220EF" w:rsidRPr="00F14240" w14:paraId="25792962" w14:textId="77777777" w:rsidTr="3872CF6D">
        <w:tc>
          <w:tcPr>
            <w:tcW w:w="1805" w:type="dxa"/>
          </w:tcPr>
          <w:p w14:paraId="5A031F07" w14:textId="7F229112" w:rsidR="00E220EF" w:rsidRPr="00CC2D2F" w:rsidRDefault="004E4D9C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zHD Cable</w:t>
            </w:r>
          </w:p>
        </w:tc>
        <w:tc>
          <w:tcPr>
            <w:tcW w:w="1581" w:type="dxa"/>
          </w:tcPr>
          <w:p w14:paraId="44CA45C8" w14:textId="6A52B055" w:rsidR="00E220EF" w:rsidRPr="00CC2D2F" w:rsidRDefault="00297B57" w:rsidP="004C40A6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788928-02</w:t>
            </w:r>
          </w:p>
        </w:tc>
        <w:tc>
          <w:tcPr>
            <w:tcW w:w="6684" w:type="dxa"/>
          </w:tcPr>
          <w:p w14:paraId="1EE3D543" w14:textId="0D66B972" w:rsidR="00E220EF" w:rsidRPr="00CC2D2F" w:rsidRDefault="00297B57" w:rsidP="00F14240">
            <w:pPr>
              <w:keepNext/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zHD to QSFP28</w:t>
            </w:r>
          </w:p>
        </w:tc>
      </w:tr>
    </w:tbl>
    <w:p w14:paraId="0A435FF5" w14:textId="357001FA" w:rsidR="004C40A6" w:rsidRPr="00CC2D2F" w:rsidRDefault="00723519" w:rsidP="00F14240">
      <w:pPr>
        <w:pStyle w:val="Caption"/>
        <w:jc w:val="center"/>
        <w:rPr>
          <w:rFonts w:ascii="Arial" w:eastAsiaTheme="minorEastAsia" w:hAnsi="Arial" w:cs="Arial"/>
          <w:sz w:val="22"/>
          <w:szCs w:val="22"/>
        </w:rPr>
      </w:pPr>
      <w:r w:rsidRPr="00CC2D2F">
        <w:rPr>
          <w:sz w:val="22"/>
          <w:szCs w:val="22"/>
        </w:rPr>
        <w:t xml:space="preserve">Table </w:t>
      </w:r>
      <w:r w:rsidRPr="00CC2D2F">
        <w:rPr>
          <w:sz w:val="22"/>
          <w:szCs w:val="22"/>
        </w:rPr>
        <w:fldChar w:fldCharType="begin"/>
      </w:r>
      <w:r w:rsidRPr="00CC2D2F">
        <w:rPr>
          <w:sz w:val="22"/>
          <w:szCs w:val="22"/>
        </w:rPr>
        <w:instrText xml:space="preserve"> SEQ Table \* ARABIC </w:instrText>
      </w:r>
      <w:r w:rsidRPr="00CC2D2F">
        <w:rPr>
          <w:sz w:val="22"/>
          <w:szCs w:val="22"/>
        </w:rPr>
        <w:fldChar w:fldCharType="separate"/>
      </w:r>
      <w:r w:rsidRPr="00CC2D2F">
        <w:rPr>
          <w:noProof/>
          <w:sz w:val="22"/>
          <w:szCs w:val="22"/>
        </w:rPr>
        <w:t>1</w:t>
      </w:r>
      <w:r w:rsidRPr="00CC2D2F">
        <w:rPr>
          <w:sz w:val="22"/>
          <w:szCs w:val="22"/>
        </w:rPr>
        <w:fldChar w:fldCharType="end"/>
      </w:r>
      <w:r w:rsidRPr="00CC2D2F">
        <w:rPr>
          <w:rFonts w:eastAsiaTheme="minorEastAsia"/>
          <w:sz w:val="22"/>
          <w:szCs w:val="22"/>
        </w:rPr>
        <w:t xml:space="preserve">: Hardware </w:t>
      </w:r>
      <w:r w:rsidR="00E54179" w:rsidRPr="00CC2D2F">
        <w:rPr>
          <w:rFonts w:eastAsiaTheme="minorEastAsia"/>
          <w:sz w:val="22"/>
          <w:szCs w:val="22"/>
        </w:rPr>
        <w:t>c</w:t>
      </w:r>
      <w:r w:rsidRPr="00CC2D2F">
        <w:rPr>
          <w:rFonts w:eastAsiaTheme="minorEastAsia"/>
          <w:sz w:val="22"/>
          <w:szCs w:val="22"/>
        </w:rPr>
        <w:t>onfiguration</w:t>
      </w:r>
    </w:p>
    <w:p w14:paraId="04B5AB13" w14:textId="5FA5B64D" w:rsidR="00EB3534" w:rsidRPr="00CC2D2F" w:rsidRDefault="00EB3534" w:rsidP="00854C94">
      <w:pPr>
        <w:numPr>
          <w:ilvl w:val="0"/>
          <w:numId w:val="6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Example code features</w:t>
      </w:r>
      <w:r w:rsidRPr="00CC2D2F">
        <w:rPr>
          <w:rFonts w:ascii="Arial" w:eastAsiaTheme="minorEastAsia" w:hAnsi="Arial" w:cs="Arial" w:hint="eastAsia"/>
          <w:sz w:val="22"/>
          <w:szCs w:val="22"/>
        </w:rPr>
        <w:t>：</w:t>
      </w:r>
    </w:p>
    <w:p w14:paraId="74744DF7" w14:textId="69221570" w:rsidR="00DC6051" w:rsidRPr="00CC2D2F" w:rsidRDefault="00DC6051" w:rsidP="00F14240">
      <w:pPr>
        <w:numPr>
          <w:ilvl w:val="1"/>
          <w:numId w:val="6"/>
        </w:numPr>
        <w:rPr>
          <w:rFonts w:ascii="Arial" w:eastAsiaTheme="minorEastAsia" w:hAnsi="Arial" w:cs="Arial"/>
          <w:sz w:val="22"/>
          <w:szCs w:val="22"/>
        </w:rPr>
      </w:pPr>
      <w:commentRangeStart w:id="22"/>
      <w:commentRangeStart w:id="23"/>
      <w:r w:rsidRPr="00CC2D2F">
        <w:rPr>
          <w:rFonts w:ascii="Arial" w:eastAsiaTheme="minorEastAsia" w:hAnsi="Arial" w:cs="Arial"/>
          <w:sz w:val="22"/>
          <w:szCs w:val="22"/>
        </w:rPr>
        <w:t xml:space="preserve">400MHz, 4 </w:t>
      </w:r>
      <w:r w:rsidR="196E06EB" w:rsidRPr="00CC2D2F">
        <w:rPr>
          <w:rFonts w:ascii="Arial" w:eastAsiaTheme="minorEastAsia" w:hAnsi="Arial" w:cs="Arial"/>
          <w:sz w:val="22"/>
          <w:szCs w:val="22"/>
        </w:rPr>
        <w:t>channels</w:t>
      </w:r>
      <w:r w:rsidRPr="00CC2D2F">
        <w:rPr>
          <w:rFonts w:ascii="Arial" w:eastAsiaTheme="minorEastAsia" w:hAnsi="Arial" w:cs="Arial"/>
          <w:sz w:val="22"/>
          <w:szCs w:val="22"/>
        </w:rPr>
        <w:t xml:space="preserve"> on USRP-X410 TRX streaming to PXIe-7903 with QSFP28 and processing in FPGA.</w:t>
      </w:r>
    </w:p>
    <w:p w14:paraId="2CDFFA03" w14:textId="77777777" w:rsidR="00DC6051" w:rsidRPr="00CC2D2F" w:rsidRDefault="00DC6051" w:rsidP="00F14240">
      <w:pPr>
        <w:numPr>
          <w:ilvl w:val="1"/>
          <w:numId w:val="6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Aurora streaming with flow control</w:t>
      </w:r>
    </w:p>
    <w:p w14:paraId="2787138B" w14:textId="77777777" w:rsidR="00DC6051" w:rsidRPr="00CC2D2F" w:rsidRDefault="00DC6051" w:rsidP="00F14240">
      <w:pPr>
        <w:numPr>
          <w:ilvl w:val="1"/>
          <w:numId w:val="6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FPGA can be customized for more applications.</w:t>
      </w:r>
      <w:commentRangeEnd w:id="22"/>
      <w:r w:rsidR="00E64BF0" w:rsidRPr="00CC2D2F">
        <w:rPr>
          <w:rStyle w:val="CommentReference"/>
          <w:sz w:val="22"/>
          <w:szCs w:val="22"/>
        </w:rPr>
        <w:commentReference w:id="22"/>
      </w:r>
      <w:commentRangeEnd w:id="23"/>
      <w:r w:rsidR="007326F8" w:rsidRPr="00CC2D2F">
        <w:rPr>
          <w:rStyle w:val="CommentReference"/>
          <w:sz w:val="22"/>
          <w:szCs w:val="22"/>
        </w:rPr>
        <w:commentReference w:id="23"/>
      </w:r>
    </w:p>
    <w:p w14:paraId="040575CB" w14:textId="461B55A6" w:rsidR="00DC6051" w:rsidRPr="00CC2D2F" w:rsidRDefault="00DC6051" w:rsidP="00DC6051">
      <w:p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b/>
          <w:bCs/>
          <w:sz w:val="22"/>
          <w:szCs w:val="22"/>
        </w:rPr>
        <w:t>Application</w:t>
      </w:r>
      <w:r w:rsidR="00723519" w:rsidRPr="00CC2D2F">
        <w:rPr>
          <w:rFonts w:ascii="Arial" w:eastAsiaTheme="minorEastAsia" w:hAnsi="Arial" w:cs="Arial"/>
          <w:b/>
          <w:bCs/>
          <w:sz w:val="22"/>
          <w:szCs w:val="22"/>
        </w:rPr>
        <w:t>s</w:t>
      </w:r>
      <w:r w:rsidRPr="00CC2D2F">
        <w:rPr>
          <w:rFonts w:ascii="Arial" w:eastAsiaTheme="minorEastAsia" w:hAnsi="Arial" w:cs="Arial"/>
          <w:b/>
          <w:bCs/>
          <w:sz w:val="22"/>
          <w:szCs w:val="22"/>
        </w:rPr>
        <w:t>:</w:t>
      </w:r>
    </w:p>
    <w:p w14:paraId="6084AC5C" w14:textId="77777777" w:rsidR="00DC6051" w:rsidRPr="00CC2D2F" w:rsidRDefault="00DC6051" w:rsidP="00854C94">
      <w:pPr>
        <w:numPr>
          <w:ilvl w:val="0"/>
          <w:numId w:val="7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MIMO and Ultra-Massive MIMO FR3</w:t>
      </w:r>
    </w:p>
    <w:p w14:paraId="5CD5276D" w14:textId="77777777" w:rsidR="00DC6051" w:rsidRPr="00CC2D2F" w:rsidRDefault="00DC6051" w:rsidP="00854C94">
      <w:pPr>
        <w:numPr>
          <w:ilvl w:val="0"/>
          <w:numId w:val="7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Integrated Sensing and Communication</w:t>
      </w:r>
    </w:p>
    <w:p w14:paraId="785670E9" w14:textId="77777777" w:rsidR="00DC6051" w:rsidRPr="00CC2D2F" w:rsidRDefault="00DC6051" w:rsidP="00854C94">
      <w:pPr>
        <w:numPr>
          <w:ilvl w:val="0"/>
          <w:numId w:val="7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Channel Emulation.</w:t>
      </w:r>
    </w:p>
    <w:p w14:paraId="038891A0" w14:textId="77777777" w:rsidR="00DC6051" w:rsidRPr="00CC2D2F" w:rsidRDefault="00DC6051" w:rsidP="009B646B">
      <w:pPr>
        <w:rPr>
          <w:rFonts w:ascii="Arial" w:eastAsiaTheme="minorEastAsia" w:hAnsi="Arial" w:cs="Arial"/>
          <w:sz w:val="22"/>
          <w:szCs w:val="22"/>
        </w:rPr>
      </w:pPr>
    </w:p>
    <w:p w14:paraId="3B01D7DF" w14:textId="77777777" w:rsidR="00385A14" w:rsidRPr="00CC2D2F" w:rsidRDefault="00385A14" w:rsidP="009B646B">
      <w:pPr>
        <w:rPr>
          <w:rFonts w:ascii="Arial" w:eastAsiaTheme="minorEastAsia" w:hAnsi="Arial" w:cs="Arial"/>
          <w:sz w:val="22"/>
          <w:szCs w:val="22"/>
        </w:rPr>
      </w:pPr>
    </w:p>
    <w:p w14:paraId="1CF400A6" w14:textId="210112A7" w:rsidR="00AF7FC2" w:rsidRPr="00CC2D2F" w:rsidRDefault="00AF7FC2" w:rsidP="009B646B">
      <w:pPr>
        <w:rPr>
          <w:rFonts w:ascii="Arial" w:eastAsiaTheme="minorEastAsia" w:hAnsi="Arial" w:cs="Arial"/>
          <w:sz w:val="22"/>
          <w:szCs w:val="22"/>
          <w:u w:val="single"/>
        </w:rPr>
      </w:pPr>
      <w:r w:rsidRPr="00CC2D2F">
        <w:rPr>
          <w:rFonts w:ascii="Arial" w:eastAsiaTheme="minorEastAsia" w:hAnsi="Arial" w:cs="Arial"/>
          <w:sz w:val="22"/>
          <w:szCs w:val="22"/>
          <w:u w:val="single"/>
        </w:rPr>
        <w:t>HW Technical Spec</w:t>
      </w:r>
      <w:r w:rsidR="008658EF" w:rsidRPr="00CC2D2F">
        <w:rPr>
          <w:rFonts w:ascii="Arial" w:eastAsiaTheme="minorEastAsia" w:hAnsi="Arial" w:cs="Arial"/>
          <w:sz w:val="22"/>
          <w:szCs w:val="22"/>
          <w:u w:val="single"/>
        </w:rPr>
        <w:t>s</w:t>
      </w:r>
      <w:r w:rsidRPr="00CC2D2F">
        <w:rPr>
          <w:rFonts w:ascii="Arial" w:eastAsiaTheme="minorEastAsia" w:hAnsi="Arial" w:cs="Arial"/>
          <w:sz w:val="22"/>
          <w:szCs w:val="22"/>
          <w:u w:val="single"/>
        </w:rPr>
        <w:t xml:space="preserve"> and Diagram</w:t>
      </w:r>
    </w:p>
    <w:p w14:paraId="1B888E5D" w14:textId="77777777" w:rsidR="00AF7FC2" w:rsidRPr="00CC2D2F" w:rsidRDefault="00AF7FC2" w:rsidP="009B646B">
      <w:pPr>
        <w:rPr>
          <w:rFonts w:ascii="Arial" w:eastAsiaTheme="minorEastAsia" w:hAnsi="Arial" w:cs="Arial"/>
          <w:sz w:val="22"/>
          <w:szCs w:val="22"/>
        </w:rPr>
      </w:pPr>
    </w:p>
    <w:p w14:paraId="7ECA70BC" w14:textId="77777777" w:rsidR="00385A14" w:rsidRPr="00CC2D2F" w:rsidRDefault="00385A14" w:rsidP="00385A14">
      <w:pPr>
        <w:rPr>
          <w:rFonts w:ascii="Arial" w:eastAsiaTheme="minorEastAsia" w:hAnsi="Arial" w:cs="Arial"/>
          <w:sz w:val="22"/>
          <w:szCs w:val="22"/>
          <w:u w:val="single"/>
        </w:rPr>
      </w:pPr>
      <w:r w:rsidRPr="00CC2D2F">
        <w:rPr>
          <w:rFonts w:ascii="Arial" w:eastAsiaTheme="minorEastAsia" w:hAnsi="Arial" w:cs="Arial"/>
          <w:sz w:val="22"/>
          <w:szCs w:val="22"/>
          <w:u w:val="single"/>
        </w:rPr>
        <w:t>USRP X410</w:t>
      </w:r>
    </w:p>
    <w:p w14:paraId="3753E471" w14:textId="77777777" w:rsidR="00385A14" w:rsidRPr="00CC2D2F" w:rsidRDefault="00385A14" w:rsidP="00854C94">
      <w:pPr>
        <w:numPr>
          <w:ilvl w:val="0"/>
          <w:numId w:val="4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QSFP28 Capabilities</w:t>
      </w:r>
    </w:p>
    <w:p w14:paraId="286F9E8A" w14:textId="77777777" w:rsidR="00385A14" w:rsidRPr="00CC2D2F" w:rsidRDefault="00385A14" w:rsidP="00854C94">
      <w:pPr>
        <w:numPr>
          <w:ilvl w:val="1"/>
          <w:numId w:val="4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100Gbps/50Gbps streaming without flow control (shipping CLIPs)</w:t>
      </w:r>
    </w:p>
    <w:p w14:paraId="5D21E5A7" w14:textId="7D5BE808" w:rsidR="00385A14" w:rsidRPr="00CC2D2F" w:rsidRDefault="00385A14" w:rsidP="00854C94">
      <w:pPr>
        <w:numPr>
          <w:ilvl w:val="1"/>
          <w:numId w:val="4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80Gbps/50Gbps streaming/framing with/without flow control</w:t>
      </w:r>
    </w:p>
    <w:p w14:paraId="7874297B" w14:textId="21EEFED3" w:rsidR="00385A14" w:rsidRPr="00CC2D2F" w:rsidRDefault="00F12185" w:rsidP="00F14240">
      <w:p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The m</w:t>
      </w:r>
      <w:r w:rsidR="00385A14" w:rsidRPr="00CC2D2F">
        <w:rPr>
          <w:rFonts w:ascii="Arial" w:eastAsiaTheme="minorEastAsia" w:hAnsi="Arial" w:cs="Arial"/>
          <w:sz w:val="22"/>
          <w:szCs w:val="22"/>
        </w:rPr>
        <w:t>ax</w:t>
      </w:r>
      <w:r w:rsidR="0002228D" w:rsidRPr="00CC2D2F">
        <w:rPr>
          <w:rFonts w:ascii="Arial" w:eastAsiaTheme="minorEastAsia" w:hAnsi="Arial" w:cs="Arial"/>
          <w:sz w:val="22"/>
          <w:szCs w:val="22"/>
        </w:rPr>
        <w:t>imum</w:t>
      </w:r>
      <w:r w:rsidR="00385A14" w:rsidRPr="00CC2D2F">
        <w:rPr>
          <w:rFonts w:ascii="Arial" w:eastAsiaTheme="minorEastAsia" w:hAnsi="Arial" w:cs="Arial"/>
          <w:sz w:val="22"/>
          <w:szCs w:val="22"/>
        </w:rPr>
        <w:t xml:space="preserve"> </w:t>
      </w:r>
      <w:r w:rsidR="0002228D" w:rsidRPr="00CC2D2F">
        <w:rPr>
          <w:rFonts w:ascii="Arial" w:eastAsiaTheme="minorEastAsia" w:hAnsi="Arial" w:cs="Arial"/>
          <w:sz w:val="22"/>
          <w:szCs w:val="22"/>
        </w:rPr>
        <w:t>r</w:t>
      </w:r>
      <w:r w:rsidR="00385A14" w:rsidRPr="00CC2D2F">
        <w:rPr>
          <w:rFonts w:ascii="Arial" w:eastAsiaTheme="minorEastAsia" w:hAnsi="Arial" w:cs="Arial"/>
          <w:sz w:val="22"/>
          <w:szCs w:val="22"/>
        </w:rPr>
        <w:t xml:space="preserve">aw </w:t>
      </w:r>
      <w:r w:rsidR="0002228D" w:rsidRPr="00CC2D2F">
        <w:rPr>
          <w:rFonts w:ascii="Arial" w:eastAsiaTheme="minorEastAsia" w:hAnsi="Arial" w:cs="Arial"/>
          <w:sz w:val="22"/>
          <w:szCs w:val="22"/>
        </w:rPr>
        <w:t>d</w:t>
      </w:r>
      <w:r w:rsidR="00385A14" w:rsidRPr="00CC2D2F">
        <w:rPr>
          <w:rFonts w:ascii="Arial" w:eastAsiaTheme="minorEastAsia" w:hAnsi="Arial" w:cs="Arial"/>
          <w:sz w:val="22"/>
          <w:szCs w:val="22"/>
        </w:rPr>
        <w:t xml:space="preserve">ata </w:t>
      </w:r>
      <w:r w:rsidR="0002228D" w:rsidRPr="00CC2D2F">
        <w:rPr>
          <w:rFonts w:ascii="Arial" w:eastAsiaTheme="minorEastAsia" w:hAnsi="Arial" w:cs="Arial"/>
          <w:sz w:val="22"/>
          <w:szCs w:val="22"/>
        </w:rPr>
        <w:t>t</w:t>
      </w:r>
      <w:r w:rsidR="00385A14" w:rsidRPr="00CC2D2F">
        <w:rPr>
          <w:rFonts w:ascii="Arial" w:eastAsiaTheme="minorEastAsia" w:hAnsi="Arial" w:cs="Arial"/>
          <w:sz w:val="22"/>
          <w:szCs w:val="22"/>
        </w:rPr>
        <w:t>hroughput</w:t>
      </w:r>
      <w:r w:rsidR="00C2609F" w:rsidRPr="00CC2D2F">
        <w:rPr>
          <w:rFonts w:ascii="Arial" w:eastAsiaTheme="minorEastAsia" w:hAnsi="Arial" w:cs="Arial"/>
          <w:sz w:val="22"/>
          <w:szCs w:val="22"/>
        </w:rPr>
        <w:t xml:space="preserve"> </w:t>
      </w:r>
      <w:r w:rsidRPr="00CC2D2F">
        <w:rPr>
          <w:rFonts w:ascii="Arial" w:eastAsiaTheme="minorEastAsia" w:hAnsi="Arial" w:cs="Arial"/>
          <w:sz w:val="22"/>
          <w:szCs w:val="22"/>
        </w:rPr>
        <w:t>demand is</w:t>
      </w:r>
      <w:r w:rsidR="00C2609F" w:rsidRPr="00CC2D2F">
        <w:rPr>
          <w:rFonts w:ascii="Arial" w:eastAsiaTheme="minorEastAsia" w:hAnsi="Arial" w:cs="Arial"/>
          <w:sz w:val="22"/>
          <w:szCs w:val="22"/>
        </w:rPr>
        <w:t>: 4 ports * (122.88MHz * 4spc) * 32bit = 62.91456 Gbps</w:t>
      </w:r>
      <w:r w:rsidR="00921831" w:rsidRPr="00CC2D2F">
        <w:rPr>
          <w:rFonts w:ascii="Arial" w:eastAsiaTheme="minorEastAsia" w:hAnsi="Arial" w:cs="Arial"/>
          <w:sz w:val="22"/>
          <w:szCs w:val="22"/>
        </w:rPr>
        <w:t>. There are 2 options to meet the demand:</w:t>
      </w:r>
    </w:p>
    <w:p w14:paraId="0BE5A2F6" w14:textId="4968C091" w:rsidR="00385A14" w:rsidRPr="00CC2D2F" w:rsidRDefault="00F63287" w:rsidP="00F14240">
      <w:pPr>
        <w:ind w:leftChars="500" w:left="1200"/>
        <w:rPr>
          <w:rFonts w:ascii="Arial" w:eastAsiaTheme="minorEastAsia" w:hAnsi="Arial" w:cs="Arial"/>
          <w:sz w:val="22"/>
          <w:szCs w:val="22"/>
        </w:rPr>
      </w:pPr>
      <w:commentRangeStart w:id="24"/>
      <w:r w:rsidRPr="00CC2D2F">
        <w:rPr>
          <w:rFonts w:ascii="Arial" w:eastAsiaTheme="minorEastAsia" w:hAnsi="Arial" w:cs="Arial"/>
          <w:sz w:val="22"/>
          <w:szCs w:val="22"/>
        </w:rPr>
        <w:t>Option1</w:t>
      </w:r>
      <w:r w:rsidRPr="00CC2D2F">
        <w:rPr>
          <w:rFonts w:ascii="Arial" w:eastAsiaTheme="minorEastAsia" w:hAnsi="Arial" w:cs="Arial" w:hint="eastAsia"/>
          <w:sz w:val="22"/>
          <w:szCs w:val="22"/>
        </w:rPr>
        <w:t>：</w:t>
      </w:r>
      <w:r w:rsidR="00385A14" w:rsidRPr="00CC2D2F">
        <w:rPr>
          <w:rFonts w:ascii="Arial" w:eastAsiaTheme="minorEastAsia" w:hAnsi="Arial" w:cs="Arial"/>
          <w:sz w:val="22"/>
          <w:szCs w:val="22"/>
        </w:rPr>
        <w:t>2 QSFP28 Ports * 50Gbps</w:t>
      </w:r>
    </w:p>
    <w:p w14:paraId="03A96407" w14:textId="1B8CDB32" w:rsidR="00385A14" w:rsidRPr="00CC2D2F" w:rsidRDefault="00F63287" w:rsidP="00F14240">
      <w:pPr>
        <w:ind w:leftChars="500" w:left="1200"/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Option2</w:t>
      </w:r>
      <w:r w:rsidRPr="00CC2D2F">
        <w:rPr>
          <w:rFonts w:ascii="Arial" w:eastAsiaTheme="minorEastAsia" w:hAnsi="Arial" w:cs="Arial" w:hint="eastAsia"/>
          <w:sz w:val="22"/>
          <w:szCs w:val="22"/>
        </w:rPr>
        <w:t>：</w:t>
      </w:r>
      <w:r w:rsidR="00385A14" w:rsidRPr="00CC2D2F">
        <w:rPr>
          <w:rFonts w:ascii="Arial" w:eastAsiaTheme="minorEastAsia" w:hAnsi="Arial" w:cs="Arial"/>
          <w:sz w:val="22"/>
          <w:szCs w:val="22"/>
        </w:rPr>
        <w:t>1 QSFP28 Port * 100Gbps/80Gbps</w:t>
      </w:r>
      <w:commentRangeEnd w:id="24"/>
      <w:r w:rsidR="0030496E" w:rsidRPr="00CC2D2F">
        <w:rPr>
          <w:rStyle w:val="CommentReference"/>
          <w:sz w:val="22"/>
          <w:szCs w:val="22"/>
        </w:rPr>
        <w:commentReference w:id="24"/>
      </w:r>
    </w:p>
    <w:p w14:paraId="5B2FF84C" w14:textId="77777777" w:rsidR="006A238F" w:rsidRPr="00CC2D2F" w:rsidRDefault="006A238F" w:rsidP="009B646B">
      <w:pPr>
        <w:rPr>
          <w:rFonts w:ascii="Arial" w:eastAsiaTheme="minorEastAsia" w:hAnsi="Arial" w:cs="Arial"/>
          <w:sz w:val="22"/>
          <w:szCs w:val="22"/>
        </w:rPr>
      </w:pPr>
    </w:p>
    <w:p w14:paraId="6BAABB53" w14:textId="77777777" w:rsidR="00AF7FC2" w:rsidRPr="00CC2D2F" w:rsidRDefault="00AF7FC2" w:rsidP="00AF7FC2">
      <w:pPr>
        <w:rPr>
          <w:rFonts w:ascii="Arial" w:eastAsiaTheme="minorEastAsia" w:hAnsi="Arial" w:cs="Arial"/>
          <w:sz w:val="22"/>
          <w:szCs w:val="22"/>
          <w:u w:val="single"/>
        </w:rPr>
      </w:pPr>
      <w:r w:rsidRPr="00CC2D2F">
        <w:rPr>
          <w:rFonts w:ascii="Arial" w:eastAsiaTheme="minorEastAsia" w:hAnsi="Arial" w:cs="Arial"/>
          <w:sz w:val="22"/>
          <w:szCs w:val="22"/>
          <w:u w:val="single"/>
        </w:rPr>
        <w:t>PXIe-7903</w:t>
      </w:r>
    </w:p>
    <w:p w14:paraId="0FE1438F" w14:textId="77777777" w:rsidR="00AF7FC2" w:rsidRPr="00CC2D2F" w:rsidRDefault="00AF7FC2" w:rsidP="00854C94">
      <w:pPr>
        <w:numPr>
          <w:ilvl w:val="0"/>
          <w:numId w:val="5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ZHD Capabilities</w:t>
      </w:r>
    </w:p>
    <w:p w14:paraId="4FE987B6" w14:textId="77777777" w:rsidR="00AF7FC2" w:rsidRPr="00CC2D2F" w:rsidRDefault="00AF7FC2" w:rsidP="00854C94">
      <w:pPr>
        <w:numPr>
          <w:ilvl w:val="1"/>
          <w:numId w:val="5"/>
        </w:num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100Gbps/80Gbps/50Gbps streaming/framing with/without flow control (SlicGen CLIPs)</w:t>
      </w:r>
    </w:p>
    <w:p w14:paraId="20C0F947" w14:textId="77777777" w:rsidR="00AF7FC2" w:rsidRPr="00CC2D2F" w:rsidRDefault="00AF7FC2" w:rsidP="009B646B">
      <w:pPr>
        <w:rPr>
          <w:rFonts w:ascii="Arial" w:eastAsiaTheme="minorEastAsia" w:hAnsi="Arial" w:cs="Arial"/>
          <w:sz w:val="22"/>
          <w:szCs w:val="22"/>
        </w:rPr>
      </w:pPr>
    </w:p>
    <w:p w14:paraId="47BBD2B2" w14:textId="4D5BDFF4" w:rsidR="00FB709C" w:rsidRPr="00CC2D2F" w:rsidRDefault="00FB709C" w:rsidP="009B646B">
      <w:pPr>
        <w:rPr>
          <w:rFonts w:ascii="Arial" w:eastAsiaTheme="minorEastAsia" w:hAnsi="Arial" w:cs="Arial"/>
          <w:sz w:val="22"/>
          <w:szCs w:val="22"/>
        </w:rPr>
      </w:pPr>
      <w:r w:rsidRPr="00CC2D2F">
        <w:rPr>
          <w:rFonts w:ascii="Arial" w:eastAsiaTheme="minorEastAsia" w:hAnsi="Arial" w:cs="Arial"/>
          <w:sz w:val="22"/>
          <w:szCs w:val="22"/>
        </w:rPr>
        <w:t>Aurora link speed mapping tabl</w:t>
      </w:r>
      <w:r w:rsidR="00337207" w:rsidRPr="00CC2D2F">
        <w:rPr>
          <w:rFonts w:ascii="Arial" w:eastAsiaTheme="minorEastAsia" w:hAnsi="Arial" w:cs="Arial"/>
          <w:sz w:val="22"/>
          <w:szCs w:val="22"/>
        </w:rPr>
        <w:t>e</w:t>
      </w:r>
    </w:p>
    <w:tbl>
      <w:tblPr>
        <w:tblW w:w="680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46"/>
        <w:gridCol w:w="1625"/>
        <w:gridCol w:w="1464"/>
        <w:gridCol w:w="1565"/>
      </w:tblGrid>
      <w:tr w:rsidR="00FB709C" w:rsidRPr="00F14240" w14:paraId="12B14A25" w14:textId="77777777" w:rsidTr="1B38D298">
        <w:trPr>
          <w:trHeight w:val="369"/>
          <w:jc w:val="center"/>
        </w:trPr>
        <w:tc>
          <w:tcPr>
            <w:tcW w:w="214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00B67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08D8B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1</w:t>
            </w:r>
            <w:commentRangeStart w:id="25"/>
            <w:r w:rsidRPr="00CC2D2F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 xml:space="preserve"> Lane</w:t>
            </w:r>
            <w:commentRangeEnd w:id="25"/>
            <w:r w:rsidR="001E1BC6" w:rsidRPr="00CC2D2F">
              <w:rPr>
                <w:rStyle w:val="CommentReference"/>
                <w:sz w:val="22"/>
                <w:szCs w:val="22"/>
              </w:rPr>
              <w:commentReference w:id="25"/>
            </w:r>
          </w:p>
        </w:tc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00B67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B2D354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12.5Gbps</w:t>
            </w:r>
          </w:p>
        </w:tc>
        <w:tc>
          <w:tcPr>
            <w:tcW w:w="14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00B67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622272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20Gbps</w:t>
            </w:r>
          </w:p>
        </w:tc>
        <w:tc>
          <w:tcPr>
            <w:tcW w:w="156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24" w:space="0" w:color="FFFFFF" w:themeColor="background1"/>
              <w:right w:val="single" w:sz="8" w:space="0" w:color="FFFFFF" w:themeColor="background1"/>
            </w:tcBorders>
            <w:shd w:val="clear" w:color="auto" w:fill="00B67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D03C98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b/>
                <w:bCs/>
                <w:sz w:val="22"/>
                <w:szCs w:val="22"/>
              </w:rPr>
              <w:t>25Gbps</w:t>
            </w:r>
          </w:p>
        </w:tc>
      </w:tr>
      <w:tr w:rsidR="00FB709C" w:rsidRPr="00F14240" w14:paraId="1CC1257E" w14:textId="77777777" w:rsidTr="1B38D298">
        <w:trPr>
          <w:trHeight w:val="204"/>
          <w:jc w:val="center"/>
        </w:trPr>
        <w:tc>
          <w:tcPr>
            <w:tcW w:w="214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E5D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762663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4-Lane Port</w:t>
            </w:r>
          </w:p>
        </w:tc>
        <w:tc>
          <w:tcPr>
            <w:tcW w:w="162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E5D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AB7F9A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50Gbps</w:t>
            </w:r>
          </w:p>
        </w:tc>
        <w:tc>
          <w:tcPr>
            <w:tcW w:w="146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E5D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4B1667" w14:textId="77777777" w:rsidR="00FB709C" w:rsidRPr="00CC2D2F" w:rsidRDefault="00FB709C" w:rsidP="00FB709C">
            <w:pPr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80Gbps</w:t>
            </w:r>
          </w:p>
        </w:tc>
        <w:tc>
          <w:tcPr>
            <w:tcW w:w="1560" w:type="dxa"/>
            <w:tcBorders>
              <w:top w:val="single" w:sz="24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E5D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A756FE" w14:textId="77777777" w:rsidR="00FB709C" w:rsidRPr="00CC2D2F" w:rsidRDefault="00FB709C" w:rsidP="00F14240">
            <w:pPr>
              <w:keepNext/>
              <w:rPr>
                <w:rFonts w:ascii="Arial" w:eastAsiaTheme="minorEastAsia" w:hAnsi="Arial" w:cs="Arial"/>
                <w:sz w:val="22"/>
                <w:szCs w:val="22"/>
              </w:rPr>
            </w:pPr>
            <w:r w:rsidRPr="00CC2D2F">
              <w:rPr>
                <w:rFonts w:ascii="Arial" w:eastAsiaTheme="minorEastAsia" w:hAnsi="Arial" w:cs="Arial"/>
                <w:sz w:val="22"/>
                <w:szCs w:val="22"/>
              </w:rPr>
              <w:t>100Gbps</w:t>
            </w:r>
          </w:p>
        </w:tc>
      </w:tr>
    </w:tbl>
    <w:p w14:paraId="77DE187C" w14:textId="4E575037" w:rsidR="00AF7FC2" w:rsidRPr="00CC2D2F" w:rsidRDefault="00337207" w:rsidP="00F14240">
      <w:pPr>
        <w:pStyle w:val="Caption"/>
        <w:jc w:val="center"/>
        <w:rPr>
          <w:rFonts w:ascii="Arial" w:eastAsiaTheme="minorEastAsia" w:hAnsi="Arial" w:cs="Arial"/>
          <w:sz w:val="22"/>
          <w:szCs w:val="22"/>
        </w:rPr>
      </w:pPr>
      <w:r w:rsidRPr="00CC2D2F">
        <w:rPr>
          <w:sz w:val="22"/>
          <w:szCs w:val="22"/>
        </w:rPr>
        <w:t xml:space="preserve">Table </w:t>
      </w:r>
      <w:r w:rsidRPr="00CC2D2F">
        <w:rPr>
          <w:sz w:val="22"/>
          <w:szCs w:val="22"/>
        </w:rPr>
        <w:fldChar w:fldCharType="begin"/>
      </w:r>
      <w:r w:rsidRPr="00CC2D2F">
        <w:rPr>
          <w:sz w:val="22"/>
          <w:szCs w:val="22"/>
        </w:rPr>
        <w:instrText xml:space="preserve"> SEQ Table \* ARABIC </w:instrText>
      </w:r>
      <w:r w:rsidRPr="00CC2D2F">
        <w:rPr>
          <w:sz w:val="22"/>
          <w:szCs w:val="22"/>
        </w:rPr>
        <w:fldChar w:fldCharType="separate"/>
      </w:r>
      <w:r w:rsidRPr="00CC2D2F">
        <w:rPr>
          <w:noProof/>
          <w:sz w:val="22"/>
          <w:szCs w:val="22"/>
        </w:rPr>
        <w:t>2</w:t>
      </w:r>
      <w:r w:rsidRPr="00CC2D2F">
        <w:rPr>
          <w:sz w:val="22"/>
          <w:szCs w:val="22"/>
        </w:rPr>
        <w:fldChar w:fldCharType="end"/>
      </w:r>
      <w:r w:rsidRPr="00CC2D2F">
        <w:rPr>
          <w:rFonts w:eastAsiaTheme="minorEastAsia"/>
          <w:sz w:val="22"/>
          <w:szCs w:val="22"/>
        </w:rPr>
        <w:t>: Aurora Link Mapping Table</w:t>
      </w:r>
    </w:p>
    <w:bookmarkEnd w:id="0"/>
    <w:p w14:paraId="15232D59" w14:textId="45056095" w:rsidR="00DA0212" w:rsidRPr="00F14240" w:rsidRDefault="000B4EE0" w:rsidP="00A560D4">
      <w:pPr>
        <w:pStyle w:val="Heading2"/>
        <w:rPr>
          <w:rFonts w:ascii="Arial" w:hAnsi="Arial" w:cs="Arial"/>
        </w:rPr>
      </w:pPr>
      <w:r w:rsidRPr="00F14240">
        <w:rPr>
          <w:rFonts w:ascii="Arial" w:hAnsi="Arial" w:cs="Arial"/>
        </w:rPr>
        <w:t>Value Proposition</w:t>
      </w:r>
    </w:p>
    <w:p w14:paraId="38F8223A" w14:textId="77777777" w:rsidR="00E1416F" w:rsidRPr="00CC2D2F" w:rsidRDefault="00E1416F">
      <w:pPr>
        <w:rPr>
          <w:rFonts w:ascii="Arial" w:hAnsi="Arial" w:cs="Arial"/>
          <w:sz w:val="22"/>
          <w:szCs w:val="22"/>
        </w:rPr>
      </w:pPr>
    </w:p>
    <w:p w14:paraId="793C5693" w14:textId="6595EC1F" w:rsidR="00395CCD" w:rsidRPr="00CC2D2F" w:rsidRDefault="00395CCD" w:rsidP="00854C9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CC2D2F">
        <w:rPr>
          <w:rFonts w:ascii="Arial" w:hAnsi="Arial" w:cs="Arial"/>
          <w:b/>
          <w:bCs/>
          <w:sz w:val="22"/>
          <w:szCs w:val="22"/>
        </w:rPr>
        <w:t xml:space="preserve">Full speed </w:t>
      </w:r>
      <w:r w:rsidRPr="00CC2D2F">
        <w:rPr>
          <w:rFonts w:ascii="Arial" w:hAnsi="Arial" w:cs="Arial"/>
          <w:sz w:val="22"/>
          <w:szCs w:val="22"/>
        </w:rPr>
        <w:t xml:space="preserve">streaming of USRP X410. </w:t>
      </w:r>
      <w:r w:rsidR="008E694E" w:rsidRPr="00CC2D2F">
        <w:rPr>
          <w:rFonts w:ascii="Arial" w:eastAsiaTheme="minorEastAsia" w:hAnsi="Arial" w:cs="Arial"/>
          <w:sz w:val="22"/>
          <w:szCs w:val="22"/>
        </w:rPr>
        <w:t>Without</w:t>
      </w:r>
      <w:r w:rsidRPr="00CC2D2F">
        <w:rPr>
          <w:rFonts w:ascii="Arial" w:hAnsi="Arial" w:cs="Arial"/>
          <w:sz w:val="22"/>
          <w:szCs w:val="22"/>
        </w:rPr>
        <w:t xml:space="preserve"> this feature, USRP X410 can only operate at 250</w:t>
      </w:r>
      <w:r w:rsidR="0094270F" w:rsidRPr="3872CF6D">
        <w:rPr>
          <w:rFonts w:ascii="Arial" w:hAnsi="Arial" w:cs="Arial"/>
          <w:sz w:val="22"/>
          <w:szCs w:val="22"/>
        </w:rPr>
        <w:t xml:space="preserve">MHz </w:t>
      </w:r>
      <w:r w:rsidRPr="00CC2D2F">
        <w:rPr>
          <w:rFonts w:ascii="Arial" w:hAnsi="Arial" w:cs="Arial"/>
          <w:sz w:val="22"/>
          <w:szCs w:val="22"/>
        </w:rPr>
        <w:t>4ch, as the PXIe-Gen3 speed has limitation.</w:t>
      </w:r>
    </w:p>
    <w:p w14:paraId="1AD24648" w14:textId="616BE1E0" w:rsidR="00395CCD" w:rsidRPr="00CC2D2F" w:rsidRDefault="00395CCD" w:rsidP="00854C9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CC2D2F">
        <w:rPr>
          <w:rFonts w:ascii="Arial" w:hAnsi="Arial" w:cs="Arial"/>
          <w:b/>
          <w:bCs/>
          <w:sz w:val="22"/>
          <w:szCs w:val="22"/>
        </w:rPr>
        <w:t xml:space="preserve">FPGA customization </w:t>
      </w:r>
      <w:r w:rsidR="0094270F" w:rsidRPr="3872CF6D">
        <w:rPr>
          <w:rFonts w:ascii="Arial" w:eastAsiaTheme="minorEastAsia" w:hAnsi="Arial" w:cs="Arial"/>
          <w:sz w:val="22"/>
          <w:szCs w:val="22"/>
        </w:rPr>
        <w:t>was realized</w:t>
      </w:r>
      <w:r w:rsidR="003C19F2" w:rsidRPr="3872CF6D">
        <w:rPr>
          <w:rFonts w:ascii="Arial" w:eastAsiaTheme="minorEastAsia" w:hAnsi="Arial" w:cs="Arial"/>
          <w:sz w:val="22"/>
          <w:szCs w:val="22"/>
        </w:rPr>
        <w:t xml:space="preserve"> using</w:t>
      </w:r>
      <w:r w:rsidRPr="3872CF6D">
        <w:rPr>
          <w:rFonts w:ascii="Arial" w:hAnsi="Arial" w:cs="Arial"/>
          <w:sz w:val="22"/>
          <w:szCs w:val="22"/>
        </w:rPr>
        <w:t xml:space="preserve"> PXIe-7903 with very large FPGA resources,</w:t>
      </w:r>
      <w:r w:rsidRPr="3872CF6D">
        <w:rPr>
          <w:rFonts w:ascii="Arial" w:eastAsiaTheme="minorEastAsia" w:hAnsi="Arial" w:cs="Arial"/>
          <w:sz w:val="22"/>
          <w:szCs w:val="22"/>
        </w:rPr>
        <w:t xml:space="preserve"> </w:t>
      </w:r>
      <w:r w:rsidR="00F07756" w:rsidRPr="3872CF6D">
        <w:rPr>
          <w:rFonts w:ascii="Arial" w:eastAsiaTheme="minorEastAsia" w:hAnsi="Arial" w:cs="Arial"/>
          <w:sz w:val="22"/>
          <w:szCs w:val="22"/>
        </w:rPr>
        <w:t>which</w:t>
      </w:r>
      <w:r w:rsidRPr="3872CF6D">
        <w:rPr>
          <w:rFonts w:ascii="Arial" w:hAnsi="Arial" w:cs="Arial"/>
          <w:sz w:val="22"/>
          <w:szCs w:val="22"/>
        </w:rPr>
        <w:t xml:space="preserve"> enable</w:t>
      </w:r>
      <w:r w:rsidR="00F07756" w:rsidRPr="3872CF6D">
        <w:rPr>
          <w:rFonts w:ascii="Arial" w:eastAsiaTheme="minorEastAsia" w:hAnsi="Arial" w:cs="Arial"/>
          <w:sz w:val="22"/>
          <w:szCs w:val="22"/>
        </w:rPr>
        <w:t>s</w:t>
      </w:r>
      <w:r w:rsidRPr="3872CF6D">
        <w:rPr>
          <w:rFonts w:ascii="Arial" w:hAnsi="Arial" w:cs="Arial"/>
          <w:sz w:val="22"/>
          <w:szCs w:val="22"/>
        </w:rPr>
        <w:t xml:space="preserve"> customers and partners to do DIY applications.</w:t>
      </w:r>
    </w:p>
    <w:p w14:paraId="0FDEFBD2" w14:textId="77777777" w:rsidR="00395CCD" w:rsidRPr="00CC2D2F" w:rsidRDefault="00395CCD" w:rsidP="00854C9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PXIe-7903 can connect with multiple units of USRP X410 and this example is the key technical path to enable </w:t>
      </w:r>
      <w:r w:rsidRPr="3872CF6D">
        <w:rPr>
          <w:rFonts w:ascii="Arial" w:hAnsi="Arial" w:cs="Arial"/>
          <w:b/>
          <w:bCs/>
          <w:sz w:val="22"/>
          <w:szCs w:val="22"/>
        </w:rPr>
        <w:t>multi-channel MIMO and channel simulation</w:t>
      </w:r>
      <w:r w:rsidRPr="3872CF6D">
        <w:rPr>
          <w:rFonts w:ascii="Arial" w:hAnsi="Arial" w:cs="Arial"/>
          <w:sz w:val="22"/>
          <w:szCs w:val="22"/>
        </w:rPr>
        <w:t>.</w:t>
      </w:r>
    </w:p>
    <w:p w14:paraId="187730FC" w14:textId="77777777" w:rsidR="00395CCD" w:rsidRPr="00CC2D2F" w:rsidRDefault="00395CCD">
      <w:pPr>
        <w:rPr>
          <w:rFonts w:ascii="Arial" w:hAnsi="Arial" w:cs="Arial"/>
          <w:sz w:val="22"/>
          <w:szCs w:val="22"/>
        </w:rPr>
      </w:pPr>
    </w:p>
    <w:p w14:paraId="07CE7B38" w14:textId="77777777" w:rsidR="00E1416F" w:rsidRPr="00CC2D2F" w:rsidRDefault="00E1416F">
      <w:pPr>
        <w:rPr>
          <w:rFonts w:ascii="Arial" w:hAnsi="Arial" w:cs="Arial"/>
          <w:sz w:val="22"/>
          <w:szCs w:val="22"/>
        </w:rPr>
      </w:pPr>
    </w:p>
    <w:p w14:paraId="493E7497" w14:textId="7FAE2330" w:rsidR="00D74817" w:rsidRPr="00F14240" w:rsidRDefault="000968CF" w:rsidP="00D74817">
      <w:pPr>
        <w:pStyle w:val="Heading2"/>
        <w:rPr>
          <w:rFonts w:ascii="Arial" w:hAnsi="Arial" w:cs="Arial"/>
        </w:rPr>
      </w:pPr>
      <w:r w:rsidRPr="00F14240">
        <w:rPr>
          <w:rFonts w:ascii="Arial" w:hAnsi="Arial" w:cs="Arial" w:hint="eastAsia"/>
        </w:rPr>
        <w:t xml:space="preserve">Selling and </w:t>
      </w:r>
      <w:r w:rsidR="00D74817" w:rsidRPr="00F14240">
        <w:rPr>
          <w:rFonts w:ascii="Arial" w:hAnsi="Arial" w:cs="Arial"/>
        </w:rPr>
        <w:t>Licensing</w:t>
      </w:r>
      <w:r w:rsidR="0060544F" w:rsidRPr="00F14240">
        <w:rPr>
          <w:rFonts w:ascii="Arial" w:hAnsi="Arial" w:cs="Arial"/>
        </w:rPr>
        <w:t xml:space="preserve"> </w:t>
      </w:r>
    </w:p>
    <w:p w14:paraId="6A5FD6DC" w14:textId="77777777" w:rsidR="00E1416F" w:rsidRPr="00CC2D2F" w:rsidRDefault="00E1416F" w:rsidP="001A615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C8F8E69" w14:textId="0FD3DB85" w:rsidR="00EC1DAD" w:rsidRPr="00CC2D2F" w:rsidRDefault="00EC1DAD" w:rsidP="00854C94">
      <w:pPr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The selling strategy will be promoted by application demos and promote through </w:t>
      </w:r>
      <w:r w:rsidR="008963D6" w:rsidRPr="3872CF6D">
        <w:rPr>
          <w:rFonts w:ascii="Arial" w:hAnsi="Arial" w:cs="Arial"/>
          <w:color w:val="000000" w:themeColor="text1"/>
          <w:sz w:val="22"/>
          <w:szCs w:val="22"/>
        </w:rPr>
        <w:t xml:space="preserve">sales and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marketing channel on </w:t>
      </w:r>
      <w:r w:rsidR="00C65E8C" w:rsidRPr="3872CF6D">
        <w:rPr>
          <w:rFonts w:ascii="Arial" w:hAnsi="Arial" w:cs="Arial"/>
          <w:color w:val="000000" w:themeColor="text1"/>
          <w:sz w:val="22"/>
          <w:szCs w:val="22"/>
        </w:rPr>
        <w:t>SDR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product</w:t>
      </w:r>
      <w:r w:rsidR="008963D6" w:rsidRPr="3872CF6D">
        <w:rPr>
          <w:rFonts w:ascii="Arial" w:hAnsi="Arial" w:cs="Arial"/>
          <w:color w:val="000000" w:themeColor="text1"/>
          <w:sz w:val="22"/>
          <w:szCs w:val="22"/>
        </w:rPr>
        <w:t>,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including: </w:t>
      </w:r>
    </w:p>
    <w:p w14:paraId="3C4DB363" w14:textId="1422037E" w:rsidR="00EC1DAD" w:rsidRPr="00CC2D2F" w:rsidRDefault="00C65E8C" w:rsidP="00854C94">
      <w:pPr>
        <w:numPr>
          <w:ilvl w:val="1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>W</w:t>
      </w:r>
      <w:r w:rsidR="00EC1DAD" w:rsidRPr="3872CF6D">
        <w:rPr>
          <w:rFonts w:ascii="Arial" w:hAnsi="Arial" w:cs="Arial"/>
          <w:color w:val="000000" w:themeColor="text1"/>
          <w:sz w:val="22"/>
          <w:szCs w:val="22"/>
        </w:rPr>
        <w:t xml:space="preserve">ireless communication signal transmission and </w:t>
      </w:r>
      <w:r w:rsidR="0094270F" w:rsidRPr="3872CF6D">
        <w:rPr>
          <w:rFonts w:ascii="Arial" w:hAnsi="Arial" w:cs="Arial"/>
          <w:color w:val="000000" w:themeColor="text1"/>
          <w:sz w:val="22"/>
          <w:szCs w:val="22"/>
        </w:rPr>
        <w:t>demodulation</w:t>
      </w:r>
      <w:r w:rsidR="0094270F" w:rsidRPr="3872CF6D">
        <w:rPr>
          <w:rFonts w:ascii="Arial" w:eastAsiaTheme="minorEastAsia" w:hAnsi="Arial" w:cs="Arial"/>
          <w:color w:val="000000" w:themeColor="text1"/>
          <w:sz w:val="22"/>
          <w:szCs w:val="22"/>
        </w:rPr>
        <w:t>.</w:t>
      </w:r>
    </w:p>
    <w:p w14:paraId="00475710" w14:textId="007CE749" w:rsidR="009B2B95" w:rsidRPr="00CC2D2F" w:rsidRDefault="009B2B95" w:rsidP="00854C94">
      <w:pPr>
        <w:numPr>
          <w:ilvl w:val="1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MIMO </w:t>
      </w:r>
      <w:r w:rsidR="0094270F" w:rsidRPr="3872CF6D">
        <w:rPr>
          <w:rFonts w:ascii="Arial" w:hAnsi="Arial" w:cs="Arial"/>
          <w:color w:val="000000" w:themeColor="text1"/>
          <w:sz w:val="22"/>
          <w:szCs w:val="22"/>
        </w:rPr>
        <w:t>Communication</w:t>
      </w:r>
      <w:r w:rsidR="0094270F" w:rsidRPr="3872CF6D">
        <w:rPr>
          <w:rFonts w:ascii="Arial" w:eastAsiaTheme="minorEastAsia" w:hAnsi="Arial" w:cs="Arial"/>
          <w:color w:val="000000" w:themeColor="text1"/>
          <w:sz w:val="22"/>
          <w:szCs w:val="22"/>
        </w:rPr>
        <w:t>.</w:t>
      </w:r>
    </w:p>
    <w:p w14:paraId="281C9A76" w14:textId="15320DF2" w:rsidR="00EC1DAD" w:rsidRPr="00CC2D2F" w:rsidRDefault="00EC1DAD" w:rsidP="00854C94">
      <w:pPr>
        <w:numPr>
          <w:ilvl w:val="1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>RF signal generation and channel simulation.</w:t>
      </w:r>
    </w:p>
    <w:p w14:paraId="5DEFC623" w14:textId="62A84781" w:rsidR="00EC1DAD" w:rsidRPr="00CC2D2F" w:rsidRDefault="1EE12E37" w:rsidP="00854C94">
      <w:pPr>
        <w:numPr>
          <w:ilvl w:val="0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>There is no license for this demo code</w:t>
      </w:r>
      <w:r w:rsidR="0DA074CC" w:rsidRPr="3872CF6D">
        <w:rPr>
          <w:rFonts w:ascii="Arial" w:hAnsi="Arial" w:cs="Arial"/>
          <w:color w:val="000000" w:themeColor="text1"/>
          <w:sz w:val="22"/>
          <w:szCs w:val="22"/>
        </w:rPr>
        <w:t>, it is free, see the last part for resources</w:t>
      </w:r>
      <w:r w:rsidR="37A26BD0" w:rsidRPr="3872CF6D">
        <w:rPr>
          <w:rFonts w:ascii="Arial" w:hAnsi="Arial" w:cs="Arial"/>
          <w:color w:val="000000" w:themeColor="text1"/>
          <w:sz w:val="22"/>
          <w:szCs w:val="22"/>
        </w:rPr>
        <w:t xml:space="preserve">. The product selling </w:t>
      </w:r>
      <w:r w:rsidR="3DC5F2C6" w:rsidRPr="3872CF6D">
        <w:rPr>
          <w:rFonts w:ascii="Arial" w:hAnsi="Arial" w:cs="Arial"/>
          <w:color w:val="000000" w:themeColor="text1"/>
          <w:sz w:val="22"/>
          <w:szCs w:val="22"/>
        </w:rPr>
        <w:t xml:space="preserve">with a simple system will enable sales and </w:t>
      </w:r>
      <w:r w:rsidR="0094270F" w:rsidRPr="3872CF6D">
        <w:rPr>
          <w:rFonts w:ascii="Arial" w:hAnsi="Arial" w:cs="Arial"/>
          <w:color w:val="000000" w:themeColor="text1"/>
          <w:sz w:val="22"/>
          <w:szCs w:val="22"/>
        </w:rPr>
        <w:t>partners</w:t>
      </w:r>
      <w:r w:rsidR="3DC5F2C6" w:rsidRPr="3872CF6D">
        <w:rPr>
          <w:rFonts w:ascii="Arial" w:hAnsi="Arial" w:cs="Arial"/>
          <w:color w:val="000000" w:themeColor="text1"/>
          <w:sz w:val="22"/>
          <w:szCs w:val="22"/>
        </w:rPr>
        <w:t xml:space="preserve"> to sell </w:t>
      </w:r>
      <w:r w:rsidR="08190B9E" w:rsidRPr="3872CF6D">
        <w:rPr>
          <w:rFonts w:ascii="Arial" w:hAnsi="Arial" w:cs="Arial"/>
          <w:color w:val="000000" w:themeColor="text1"/>
          <w:sz w:val="22"/>
          <w:szCs w:val="22"/>
        </w:rPr>
        <w:t xml:space="preserve">USRP X410 and PXIe-7903 together and </w:t>
      </w:r>
      <w:r w:rsidR="0094270F" w:rsidRPr="3872CF6D">
        <w:rPr>
          <w:rFonts w:ascii="Arial" w:hAnsi="Arial" w:cs="Arial"/>
          <w:color w:val="000000" w:themeColor="text1"/>
          <w:sz w:val="22"/>
          <w:szCs w:val="22"/>
        </w:rPr>
        <w:t>customers</w:t>
      </w:r>
      <w:r w:rsidR="08190B9E" w:rsidRPr="3872CF6D">
        <w:rPr>
          <w:rFonts w:ascii="Arial" w:hAnsi="Arial" w:cs="Arial"/>
          <w:color w:val="000000" w:themeColor="text1"/>
          <w:sz w:val="22"/>
          <w:szCs w:val="22"/>
        </w:rPr>
        <w:t xml:space="preserve"> can customize the demo code for their purpose.</w:t>
      </w:r>
    </w:p>
    <w:p w14:paraId="7027D87E" w14:textId="77777777" w:rsidR="006F54F3" w:rsidRPr="00CC2D2F" w:rsidRDefault="006F54F3" w:rsidP="62C6F5C2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361A9D15" w14:textId="4F67F0E5" w:rsidR="68808DC0" w:rsidRPr="00F14240" w:rsidRDefault="000E2002" w:rsidP="3B2D9A6F">
      <w:pPr>
        <w:pStyle w:val="Heading2"/>
        <w:rPr>
          <w:rFonts w:ascii="Arial" w:hAnsi="Arial" w:cs="Arial"/>
        </w:rPr>
      </w:pPr>
      <w:r w:rsidRPr="00F14240">
        <w:rPr>
          <w:rFonts w:ascii="Arial" w:hAnsi="Arial" w:cs="Arial" w:hint="eastAsia"/>
        </w:rPr>
        <w:t>Customer</w:t>
      </w:r>
      <w:r w:rsidR="00EE5E34" w:rsidRPr="00F14240">
        <w:rPr>
          <w:rFonts w:ascii="Arial" w:eastAsiaTheme="minorEastAsia" w:hAnsi="Arial" w:cs="Arial" w:hint="eastAsia"/>
        </w:rPr>
        <w:t>-</w:t>
      </w:r>
      <w:r w:rsidRPr="00F14240">
        <w:rPr>
          <w:rFonts w:ascii="Arial" w:hAnsi="Arial" w:cs="Arial" w:hint="eastAsia"/>
        </w:rPr>
        <w:t xml:space="preserve">Facing </w:t>
      </w:r>
      <w:r w:rsidR="00601435" w:rsidRPr="00F14240">
        <w:rPr>
          <w:rFonts w:ascii="Arial" w:hAnsi="Arial" w:cs="Arial" w:hint="eastAsia"/>
        </w:rPr>
        <w:t>Demo</w:t>
      </w:r>
    </w:p>
    <w:p w14:paraId="21AFEF59" w14:textId="0715330D" w:rsidR="7A668C7F" w:rsidRDefault="7A668C7F" w:rsidP="7A668C7F">
      <w:pPr>
        <w:spacing w:line="240" w:lineRule="exact"/>
        <w:rPr>
          <w:rFonts w:ascii="Arial" w:eastAsia="Arial" w:hAnsi="Arial" w:cs="Arial"/>
          <w:color w:val="043620"/>
          <w:sz w:val="22"/>
          <w:szCs w:val="22"/>
        </w:rPr>
      </w:pPr>
    </w:p>
    <w:p w14:paraId="1F9D4BF5" w14:textId="77777777" w:rsidR="00E54179" w:rsidRDefault="00786079" w:rsidP="00F14240">
      <w:pPr>
        <w:pStyle w:val="paragraph"/>
        <w:keepNext/>
        <w:spacing w:before="0" w:beforeAutospacing="0" w:after="0" w:afterAutospacing="0"/>
        <w:jc w:val="center"/>
      </w:pPr>
      <w:r w:rsidRPr="0078607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9AFC1B9" wp14:editId="5C9C7513">
            <wp:extent cx="5914417" cy="2387672"/>
            <wp:effectExtent l="0" t="0" r="3810" b="0"/>
            <wp:docPr id="11261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13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341" cy="239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C71C" w14:textId="61F5ED3A" w:rsidR="6DA2812B" w:rsidRPr="00F14240" w:rsidRDefault="00E54179" w:rsidP="00F14240">
      <w:pPr>
        <w:pStyle w:val="Caption"/>
        <w:jc w:val="center"/>
        <w:rPr>
          <w:rFonts w:ascii="Arial" w:hAnsi="Arial" w:cs="Arial"/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2</w:t>
      </w:r>
      <w:r w:rsidRPr="3872CF6D">
        <w:rPr>
          <w:sz w:val="22"/>
          <w:szCs w:val="22"/>
        </w:rPr>
        <w:fldChar w:fldCharType="end"/>
      </w:r>
      <w:r w:rsidRPr="3872CF6D">
        <w:rPr>
          <w:rFonts w:ascii="SimSun" w:eastAsia="SimSun" w:hAnsi="SimSun" w:cs="SimSun"/>
          <w:sz w:val="22"/>
          <w:szCs w:val="22"/>
        </w:rPr>
        <w:t>: Connections between X410 and PXIe-7903</w:t>
      </w:r>
      <w:r w:rsidRPr="3872CF6D">
        <w:rPr>
          <w:noProof/>
          <w:sz w:val="22"/>
          <w:szCs w:val="22"/>
        </w:rPr>
        <w:t xml:space="preserve"> </w:t>
      </w:r>
      <w:r w:rsidRPr="3872CF6D">
        <w:rPr>
          <w:rFonts w:eastAsiaTheme="minorEastAsia"/>
          <w:noProof/>
          <w:sz w:val="22"/>
          <w:szCs w:val="22"/>
        </w:rPr>
        <w:t>in the following demos</w:t>
      </w:r>
    </w:p>
    <w:p w14:paraId="515F89D2" w14:textId="77777777" w:rsidR="00786079" w:rsidRPr="00F14240" w:rsidRDefault="00786079" w:rsidP="6DA2812B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34F756B3" w14:textId="678B2069" w:rsidR="00786079" w:rsidRPr="00CC2D2F" w:rsidRDefault="00786079" w:rsidP="3872CF6D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Demo 1: USRP X410 RF Rx Signal </w:t>
      </w:r>
      <w:r w:rsidR="0094270F" w:rsidRPr="3872CF6D">
        <w:rPr>
          <w:rFonts w:ascii="Arial" w:hAnsi="Arial" w:cs="Arial"/>
          <w:sz w:val="22"/>
          <w:szCs w:val="22"/>
        </w:rPr>
        <w:t>Receiver</w:t>
      </w:r>
    </w:p>
    <w:p w14:paraId="6894549A" w14:textId="77777777" w:rsidR="000A1FC8" w:rsidRPr="00CC2D2F" w:rsidRDefault="000A1FC8" w:rsidP="000A1FC8">
      <w:pPr>
        <w:pStyle w:val="paragraph"/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X410 acts as pure RF front end</w:t>
      </w:r>
    </w:p>
    <w:p w14:paraId="1D7E7D2D" w14:textId="77777777" w:rsidR="000A1FC8" w:rsidRPr="00CC2D2F" w:rsidRDefault="000A1FC8" w:rsidP="00854C94">
      <w:pPr>
        <w:pStyle w:val="paragraph"/>
        <w:numPr>
          <w:ilvl w:val="0"/>
          <w:numId w:val="10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100Gbps Aurora streaming WITHOUT flow control on QSFP28 0</w:t>
      </w:r>
    </w:p>
    <w:p w14:paraId="1894EA09" w14:textId="77777777" w:rsidR="000A1FC8" w:rsidRPr="00CC2D2F" w:rsidRDefault="000A1FC8" w:rsidP="00854C94">
      <w:pPr>
        <w:pStyle w:val="paragraph"/>
        <w:numPr>
          <w:ilvl w:val="0"/>
          <w:numId w:val="10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Acquire 4Ch signals @ 491.52MS/s and forward to Aurora Tx channel</w:t>
      </w:r>
    </w:p>
    <w:p w14:paraId="23E32813" w14:textId="77777777" w:rsidR="000A1FC8" w:rsidRPr="00CC2D2F" w:rsidRDefault="000A1FC8" w:rsidP="00854C94">
      <w:pPr>
        <w:pStyle w:val="paragraph"/>
        <w:numPr>
          <w:ilvl w:val="0"/>
          <w:numId w:val="10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Fetch signal data from Aurora Rx channel and generate 4Ch signals @ 491.52MS/s </w:t>
      </w:r>
    </w:p>
    <w:p w14:paraId="5C851B58" w14:textId="77777777" w:rsidR="000A1FC8" w:rsidRPr="00CC2D2F" w:rsidRDefault="000A1FC8" w:rsidP="00854C94">
      <w:pPr>
        <w:pStyle w:val="paragraph"/>
        <w:numPr>
          <w:ilvl w:val="0"/>
          <w:numId w:val="10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Monitor and report status on Aurora port and RF ports</w:t>
      </w:r>
    </w:p>
    <w:p w14:paraId="7976F2E1" w14:textId="725D4E8D" w:rsidR="000A1FC8" w:rsidRPr="00CC2D2F" w:rsidRDefault="000A1FC8" w:rsidP="000A1FC8">
      <w:pPr>
        <w:pStyle w:val="paragraph"/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PXIe-7903 </w:t>
      </w:r>
      <w:r w:rsidR="0094270F" w:rsidRPr="3872CF6D">
        <w:rPr>
          <w:rFonts w:ascii="Arial" w:hAnsi="Arial" w:cs="Arial"/>
          <w:sz w:val="22"/>
          <w:szCs w:val="22"/>
        </w:rPr>
        <w:t>acts as</w:t>
      </w:r>
      <w:r w:rsidRPr="3872CF6D">
        <w:rPr>
          <w:rFonts w:ascii="Arial" w:hAnsi="Arial" w:cs="Arial"/>
          <w:sz w:val="22"/>
          <w:szCs w:val="22"/>
        </w:rPr>
        <w:t xml:space="preserve"> a co-processor</w:t>
      </w:r>
    </w:p>
    <w:p w14:paraId="6350A1DD" w14:textId="77777777" w:rsidR="000A1FC8" w:rsidRPr="00CC2D2F" w:rsidRDefault="000A1FC8" w:rsidP="00854C94">
      <w:pPr>
        <w:pStyle w:val="paragraph"/>
        <w:numPr>
          <w:ilvl w:val="0"/>
          <w:numId w:val="11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100Gbps Aurora streaming WITHOUT flow control on Port 2</w:t>
      </w:r>
    </w:p>
    <w:p w14:paraId="275E8C5B" w14:textId="77777777" w:rsidR="000A1FC8" w:rsidRPr="00CC2D2F" w:rsidRDefault="000A1FC8" w:rsidP="00854C94">
      <w:pPr>
        <w:pStyle w:val="paragraph"/>
        <w:numPr>
          <w:ilvl w:val="0"/>
          <w:numId w:val="11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Fetch signals on Aurora Rx channel and loop them back to Aurora Tx channel directly</w:t>
      </w:r>
    </w:p>
    <w:p w14:paraId="713B3634" w14:textId="77777777" w:rsidR="000A1FC8" w:rsidRPr="00CC2D2F" w:rsidRDefault="000A1FC8" w:rsidP="00854C94">
      <w:pPr>
        <w:pStyle w:val="paragraph"/>
        <w:numPr>
          <w:ilvl w:val="0"/>
          <w:numId w:val="11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Contain an MRA (Multi-Record Acquire) engine to acquire 4 channel signals per request and do analysis on host</w:t>
      </w:r>
    </w:p>
    <w:p w14:paraId="079B5D1C" w14:textId="77777777" w:rsidR="000A1FC8" w:rsidRPr="00CC2D2F" w:rsidRDefault="000A1FC8" w:rsidP="00854C94">
      <w:pPr>
        <w:pStyle w:val="paragraph"/>
        <w:numPr>
          <w:ilvl w:val="0"/>
          <w:numId w:val="11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Monitor and report status on Aurora port</w:t>
      </w:r>
    </w:p>
    <w:p w14:paraId="4ACC1D53" w14:textId="10F86753" w:rsidR="000A1FC8" w:rsidRPr="00CC2D2F" w:rsidRDefault="000A1FC8" w:rsidP="000A1FC8">
      <w:pPr>
        <w:pStyle w:val="paragraph"/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LabVIEW Front Pannel:</w:t>
      </w:r>
    </w:p>
    <w:p w14:paraId="3E1FA2C7" w14:textId="77777777" w:rsidR="00E54179" w:rsidRPr="00CC2D2F" w:rsidRDefault="00792A52" w:rsidP="3872CF6D">
      <w:pPr>
        <w:pStyle w:val="paragraph"/>
        <w:keepNext/>
        <w:spacing w:before="0" w:beforeAutospacing="0" w:after="0" w:afterAutospacing="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10F084D5" wp14:editId="52DDA873">
            <wp:extent cx="5943600" cy="4441825"/>
            <wp:effectExtent l="0" t="0" r="0" b="0"/>
            <wp:docPr id="534600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8502" w14:textId="79F3DBB8" w:rsidR="00E54179" w:rsidRPr="00CC2D2F" w:rsidRDefault="00E54179" w:rsidP="00F14240">
      <w:pPr>
        <w:pStyle w:val="Caption"/>
        <w:jc w:val="center"/>
        <w:rPr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3</w:t>
      </w:r>
      <w:r w:rsidRPr="3872CF6D">
        <w:rPr>
          <w:sz w:val="22"/>
          <w:szCs w:val="22"/>
        </w:rPr>
        <w:fldChar w:fldCharType="end"/>
      </w:r>
      <w:r w:rsidRPr="3872CF6D">
        <w:rPr>
          <w:rFonts w:eastAsiaTheme="minorEastAsia"/>
          <w:sz w:val="22"/>
          <w:szCs w:val="22"/>
        </w:rPr>
        <w:t>: LabVIEW front panel of Demo 1</w:t>
      </w:r>
    </w:p>
    <w:p w14:paraId="74C013B7" w14:textId="6191739B" w:rsidR="00786079" w:rsidRPr="00F14240" w:rsidRDefault="000A1FC8" w:rsidP="00F14240">
      <w:pPr>
        <w:pStyle w:val="paragraph"/>
        <w:spacing w:before="0" w:beforeAutospacing="0" w:after="0" w:afterAutospacing="0"/>
        <w:jc w:val="center"/>
        <w:rPr>
          <w:rFonts w:ascii="Arial" w:hAnsi="Arial" w:cs="Arial"/>
          <w:sz w:val="22"/>
          <w:szCs w:val="22"/>
        </w:rPr>
      </w:pPr>
      <w:commentRangeStart w:id="26"/>
      <w:commentRangeEnd w:id="26"/>
      <w:r w:rsidRPr="00CC2D2F">
        <w:rPr>
          <w:rStyle w:val="CommentReference"/>
          <w:sz w:val="22"/>
          <w:szCs w:val="22"/>
        </w:rPr>
        <w:commentReference w:id="26"/>
      </w:r>
    </w:p>
    <w:p w14:paraId="0FBA6A2B" w14:textId="77777777" w:rsidR="000E2002" w:rsidRPr="00F14240" w:rsidRDefault="000E2002" w:rsidP="6DA2812B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2560496A" w14:textId="6746B7CC" w:rsidR="000A1FC8" w:rsidRPr="00CC2D2F" w:rsidRDefault="00285C3E" w:rsidP="3872CF6D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Demo 2: WaveGen on PXIe-7903 and Streaming to USRP X410 TX Signal Transmitter</w:t>
      </w:r>
    </w:p>
    <w:p w14:paraId="60460FDE" w14:textId="77777777" w:rsidR="00ED2BEC" w:rsidRPr="00CC2D2F" w:rsidRDefault="00ED2BEC" w:rsidP="00854C94">
      <w:pPr>
        <w:pStyle w:val="paragraph"/>
        <w:numPr>
          <w:ilvl w:val="0"/>
          <w:numId w:val="12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Flow control is expected for sending data from 7903 to X410</w:t>
      </w:r>
    </w:p>
    <w:p w14:paraId="7ADB94A2" w14:textId="77777777" w:rsidR="00ED2BEC" w:rsidRPr="00CC2D2F" w:rsidRDefault="00ED2BEC" w:rsidP="00ED2BEC">
      <w:pPr>
        <w:pStyle w:val="paragraph"/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X410 acts as pure RF front end</w:t>
      </w:r>
    </w:p>
    <w:p w14:paraId="54E1F4A6" w14:textId="77777777" w:rsidR="00ED2BEC" w:rsidRPr="00CC2D2F" w:rsidRDefault="00ED2BEC" w:rsidP="00854C94">
      <w:pPr>
        <w:pStyle w:val="paragraph"/>
        <w:numPr>
          <w:ilvl w:val="0"/>
          <w:numId w:val="13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80Gbps Aurora framing WITH flow control on QSFP28 0 </w:t>
      </w:r>
    </w:p>
    <w:p w14:paraId="7B73706C" w14:textId="77777777" w:rsidR="00ED2BEC" w:rsidRPr="00CC2D2F" w:rsidRDefault="00ED2BEC" w:rsidP="00854C94">
      <w:pPr>
        <w:pStyle w:val="paragraph"/>
        <w:numPr>
          <w:ilvl w:val="1"/>
          <w:numId w:val="13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Cannot get a successful build for 100Gbps</w:t>
      </w:r>
    </w:p>
    <w:p w14:paraId="16ACE390" w14:textId="77777777" w:rsidR="00ED2BEC" w:rsidRPr="00CC2D2F" w:rsidRDefault="00ED2BEC" w:rsidP="00854C94">
      <w:pPr>
        <w:pStyle w:val="paragraph"/>
        <w:numPr>
          <w:ilvl w:val="0"/>
          <w:numId w:val="13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Acquire 4Ch signals @ 491.52MS/s and forward to Aurora Tx channel</w:t>
      </w:r>
    </w:p>
    <w:p w14:paraId="01A2B640" w14:textId="77777777" w:rsidR="00ED2BEC" w:rsidRPr="00CC2D2F" w:rsidRDefault="00ED2BEC" w:rsidP="00854C94">
      <w:pPr>
        <w:pStyle w:val="paragraph"/>
        <w:numPr>
          <w:ilvl w:val="0"/>
          <w:numId w:val="13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Fetch signal data from Aurora Rx channel and generate 4Ch signals @ 491.52MS/s </w:t>
      </w:r>
    </w:p>
    <w:p w14:paraId="5A366BCC" w14:textId="77777777" w:rsidR="00ED2BEC" w:rsidRPr="00CC2D2F" w:rsidRDefault="00ED2BEC" w:rsidP="00854C94">
      <w:pPr>
        <w:pStyle w:val="paragraph"/>
        <w:numPr>
          <w:ilvl w:val="0"/>
          <w:numId w:val="13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Monitor and report status on Aurora port and RF ports</w:t>
      </w:r>
    </w:p>
    <w:p w14:paraId="74D253F0" w14:textId="77777777" w:rsidR="00ED2BEC" w:rsidRPr="00CC2D2F" w:rsidRDefault="00ED2BEC" w:rsidP="00ED2BEC">
      <w:pPr>
        <w:pStyle w:val="paragraph"/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PXIe-7903 acts WaveGen signal source and a co-processor</w:t>
      </w:r>
    </w:p>
    <w:p w14:paraId="43EB19E5" w14:textId="77777777" w:rsidR="00ED2BEC" w:rsidRPr="00CC2D2F" w:rsidRDefault="00ED2BEC" w:rsidP="00854C94">
      <w:pPr>
        <w:pStyle w:val="paragraph"/>
        <w:numPr>
          <w:ilvl w:val="0"/>
          <w:numId w:val="14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80Gbps Aurora framing WITH flow control on Port 2</w:t>
      </w:r>
    </w:p>
    <w:p w14:paraId="2D4D3BD6" w14:textId="77777777" w:rsidR="00ED2BEC" w:rsidRPr="00CC2D2F" w:rsidRDefault="00ED2BEC" w:rsidP="00854C94">
      <w:pPr>
        <w:pStyle w:val="paragraph"/>
        <w:numPr>
          <w:ilvl w:val="0"/>
          <w:numId w:val="14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WaveGen engine on 7903 to generate four channel signals and send through Aurora link</w:t>
      </w:r>
    </w:p>
    <w:p w14:paraId="06FD4BD3" w14:textId="77777777" w:rsidR="00ED2BEC" w:rsidRPr="00CC2D2F" w:rsidRDefault="00ED2BEC" w:rsidP="00854C94">
      <w:pPr>
        <w:pStyle w:val="paragraph"/>
        <w:numPr>
          <w:ilvl w:val="0"/>
          <w:numId w:val="14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Fetch signals on Aurora Rx channel, MRA 4 channel signals per request and do analysis on host</w:t>
      </w:r>
    </w:p>
    <w:p w14:paraId="3E529147" w14:textId="77777777" w:rsidR="00ED2BEC" w:rsidRPr="00CC2D2F" w:rsidRDefault="00ED2BEC" w:rsidP="00854C94">
      <w:pPr>
        <w:pStyle w:val="paragraph"/>
        <w:numPr>
          <w:ilvl w:val="0"/>
          <w:numId w:val="14"/>
        </w:numPr>
        <w:spacing w:before="0"/>
        <w:rPr>
          <w:rFonts w:ascii="Arial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>Monitor and report status on Aurora port</w:t>
      </w:r>
    </w:p>
    <w:p w14:paraId="12B4FA29" w14:textId="2ABC7E90" w:rsidR="00E54179" w:rsidRPr="00CC2D2F" w:rsidRDefault="00173EC7" w:rsidP="3872CF6D">
      <w:pPr>
        <w:pStyle w:val="paragraph"/>
        <w:keepNext/>
        <w:spacing w:before="0" w:beforeAutospacing="0" w:after="0" w:afterAutospacing="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32B48E71" wp14:editId="474111AE">
            <wp:extent cx="5943600" cy="4443730"/>
            <wp:effectExtent l="0" t="0" r="0" b="0"/>
            <wp:docPr id="120533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C043" w14:textId="4C5AF40C" w:rsidR="000A1FC8" w:rsidRPr="00F14240" w:rsidRDefault="00E54179" w:rsidP="00F14240">
      <w:pPr>
        <w:pStyle w:val="Caption"/>
        <w:jc w:val="center"/>
        <w:rPr>
          <w:rFonts w:ascii="Arial" w:hAnsi="Arial" w:cs="Arial"/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4</w:t>
      </w:r>
      <w:r w:rsidRPr="3872CF6D">
        <w:rPr>
          <w:sz w:val="22"/>
          <w:szCs w:val="22"/>
        </w:rPr>
        <w:fldChar w:fldCharType="end"/>
      </w:r>
      <w:r w:rsidRPr="3872CF6D">
        <w:rPr>
          <w:rFonts w:eastAsiaTheme="minorEastAsia"/>
          <w:sz w:val="22"/>
          <w:szCs w:val="22"/>
        </w:rPr>
        <w:t>: LabVIEW front panel of Demo 2</w:t>
      </w:r>
    </w:p>
    <w:p w14:paraId="6F70C23D" w14:textId="77777777" w:rsidR="00ED2BEC" w:rsidRPr="00F14240" w:rsidRDefault="00ED2BEC" w:rsidP="6DA2812B">
      <w:pPr>
        <w:pStyle w:val="paragraph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14:paraId="07C01A9D" w14:textId="7DDBB8CB" w:rsidR="002A4B15" w:rsidRPr="00F14240" w:rsidRDefault="00E20A6A" w:rsidP="002A4B15">
      <w:pPr>
        <w:pStyle w:val="Heading1"/>
        <w:rPr>
          <w:rFonts w:ascii="Arial" w:hAnsi="Arial" w:cs="Arial"/>
        </w:rPr>
      </w:pPr>
      <w:r w:rsidRPr="00F14240">
        <w:rPr>
          <w:rFonts w:ascii="Arial" w:hAnsi="Arial" w:cs="Arial" w:hint="eastAsia"/>
        </w:rPr>
        <w:t>What</w:t>
      </w:r>
      <w:r w:rsidR="003C5F4E" w:rsidRPr="00F14240">
        <w:rPr>
          <w:rFonts w:ascii="Arial" w:hAnsi="Arial" w:cs="Arial"/>
        </w:rPr>
        <w:t>’</w:t>
      </w:r>
      <w:r w:rsidR="003C5F4E" w:rsidRPr="00F14240">
        <w:rPr>
          <w:rFonts w:ascii="Arial" w:hAnsi="Arial" w:cs="Arial" w:hint="eastAsia"/>
        </w:rPr>
        <w:t>s in the Example</w:t>
      </w:r>
    </w:p>
    <w:p w14:paraId="750CA98E" w14:textId="19B9D80B" w:rsidR="00A115EC" w:rsidRPr="00F14240" w:rsidRDefault="00D559FF" w:rsidP="001E35C6">
      <w:pPr>
        <w:pStyle w:val="Heading2"/>
        <w:rPr>
          <w:rFonts w:ascii="Arial" w:hAnsi="Arial" w:cs="Arial"/>
        </w:rPr>
      </w:pPr>
      <w:r w:rsidRPr="00F14240">
        <w:rPr>
          <w:rFonts w:ascii="Arial" w:hAnsi="Arial" w:cs="Arial" w:hint="eastAsia"/>
        </w:rPr>
        <w:t>Flexible COnfiguration</w:t>
      </w:r>
    </w:p>
    <w:p w14:paraId="12E2E203" w14:textId="77777777" w:rsidR="002A4B15" w:rsidRPr="00CC2D2F" w:rsidRDefault="002A4B15" w:rsidP="002A4B15">
      <w:pPr>
        <w:rPr>
          <w:sz w:val="22"/>
          <w:szCs w:val="22"/>
        </w:rPr>
      </w:pPr>
    </w:p>
    <w:p w14:paraId="0F66ACC4" w14:textId="4762994B" w:rsidR="00C15FE4" w:rsidRPr="00CC2D2F" w:rsidRDefault="00C15FE4" w:rsidP="00B508BB">
      <w:pPr>
        <w:rPr>
          <w:rFonts w:ascii="Arial" w:hAnsi="Arial" w:cs="Arial"/>
          <w:color w:val="000000" w:themeColor="text1"/>
          <w:sz w:val="22"/>
          <w:szCs w:val="22"/>
        </w:rPr>
      </w:pPr>
      <w:bookmarkStart w:id="27" w:name="_Hlk524976568"/>
      <w:r w:rsidRPr="3872CF6D">
        <w:rPr>
          <w:rFonts w:ascii="Arial" w:hAnsi="Arial" w:cs="Arial"/>
          <w:color w:val="000000" w:themeColor="text1"/>
          <w:sz w:val="22"/>
          <w:szCs w:val="22"/>
        </w:rPr>
        <w:t>X410 as RF front end and 7903/7902 as co-processor for comprehensive algorithm processing, such as MIMO communication</w:t>
      </w:r>
      <w:r w:rsidR="00C60199" w:rsidRPr="3872CF6D">
        <w:rPr>
          <w:rFonts w:ascii="Arial" w:hAnsi="Arial" w:cs="Arial"/>
          <w:color w:val="000000" w:themeColor="text1"/>
          <w:sz w:val="22"/>
          <w:szCs w:val="22"/>
        </w:rPr>
        <w:t xml:space="preserve"> with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>4</w:t>
      </w:r>
      <w:r w:rsidR="00C60199" w:rsidRPr="3872CF6D">
        <w:rPr>
          <w:rFonts w:ascii="Arial" w:hAnsi="Arial" w:cs="Arial"/>
          <w:color w:val="000000" w:themeColor="text1"/>
          <w:sz w:val="22"/>
          <w:szCs w:val="22"/>
        </w:rPr>
        <w:t xml:space="preserve"> channels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at ~500MS/s IQ Rate (400MHz BW)</w:t>
      </w:r>
      <w:r w:rsidR="00C60199" w:rsidRPr="3872CF6D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38EDE2" w14:textId="77777777" w:rsidR="00C15FE4" w:rsidRDefault="00C15FE4" w:rsidP="00F14240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686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00"/>
        <w:gridCol w:w="1960"/>
      </w:tblGrid>
      <w:tr w:rsidR="00C65E8C" w:rsidRPr="00F14240" w14:paraId="60EDC9C8" w14:textId="77777777" w:rsidTr="00F14240">
        <w:trPr>
          <w:trHeight w:val="216"/>
          <w:jc w:val="center"/>
        </w:trPr>
        <w:tc>
          <w:tcPr>
            <w:tcW w:w="6860" w:type="dxa"/>
            <w:gridSpan w:val="2"/>
            <w:tcBorders>
              <w:top w:val="single" w:sz="8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73" w:type="dxa"/>
              <w:bottom w:w="0" w:type="dxa"/>
              <w:right w:w="15" w:type="dxa"/>
            </w:tcMar>
            <w:hideMark/>
          </w:tcPr>
          <w:p w14:paraId="191BF75F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HW Requirements:</w:t>
            </w:r>
          </w:p>
        </w:tc>
      </w:tr>
      <w:tr w:rsidR="00C65E8C" w:rsidRPr="00F14240" w14:paraId="7E72FDE0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D62E86E" w14:textId="464374CD" w:rsidR="00C65E8C" w:rsidRPr="00F14240" w:rsidRDefault="00B167C2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 w:hint="eastAsia"/>
                <w:color w:val="000000" w:themeColor="text1"/>
                <w:sz w:val="22"/>
                <w:szCs w:val="22"/>
              </w:rPr>
              <w:t xml:space="preserve">USRP </w:t>
            </w:r>
            <w:r w:rsidR="00C65E8C"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X410 (up to 12 sets)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767B9794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38011432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C8276FC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PXIe-7903 and PXIe-7902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541B57B8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6C386BE1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C70A0A7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QSFP28 – MiniSaS HD cables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27CFDC05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369F5221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4B8F7C31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(Optional) CDA-2990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5A9C3B64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3DF08774" w14:textId="77777777" w:rsidTr="00F14240">
        <w:trPr>
          <w:trHeight w:val="216"/>
          <w:jc w:val="center"/>
        </w:trPr>
        <w:tc>
          <w:tcPr>
            <w:tcW w:w="6860" w:type="dxa"/>
            <w:gridSpan w:val="2"/>
            <w:tcBorders>
              <w:top w:val="single" w:sz="8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D9D9D9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3ED9A089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SW Requirements:</w:t>
            </w:r>
          </w:p>
        </w:tc>
      </w:tr>
      <w:tr w:rsidR="00C65E8C" w:rsidRPr="00F14240" w14:paraId="15F61377" w14:textId="77777777" w:rsidTr="00F14240">
        <w:trPr>
          <w:trHeight w:val="216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4F894541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RFSA 23Q4, RFSG 23Q4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6032BFD4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47FCFC87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C5581D7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NI-USRP 23Q3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1762E522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292E8AEE" w14:textId="77777777" w:rsidTr="00F14240">
        <w:trPr>
          <w:trHeight w:val="226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4F70A334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NI-RFSA/NI-RFSG Instrument Driver for MGT Streaming (2023Q4)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2F31EBC4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1EC4F855" w14:textId="77777777" w:rsidTr="00F14240">
        <w:trPr>
          <w:trHeight w:val="23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7994A64C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FlexRIO with Integreted I/O (2024 Q2)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56BCA9A5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2B70764B" w14:textId="77777777" w:rsidTr="00F14240">
        <w:trPr>
          <w:trHeight w:val="298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0577A31C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LabVIEW 2022Q3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59B90E8F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749D52D9" w14:textId="77777777" w:rsidTr="00F14240">
        <w:trPr>
          <w:trHeight w:val="157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476D5C5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</w:rPr>
              <w:t>LabVIEW FPGA 2022Q3</w:t>
            </w: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2DF394B9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F14240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C65E8C" w:rsidRPr="00F14240" w14:paraId="1F73C37B" w14:textId="77777777" w:rsidTr="00F14240">
        <w:trPr>
          <w:trHeight w:val="181"/>
          <w:jc w:val="center"/>
        </w:trPr>
        <w:tc>
          <w:tcPr>
            <w:tcW w:w="4900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52804046" w14:textId="77777777" w:rsidR="00C65E8C" w:rsidRPr="00F14240" w:rsidRDefault="00C65E8C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1D2E976C" w14:textId="77777777" w:rsidR="00C65E8C" w:rsidRPr="00F14240" w:rsidRDefault="00C65E8C" w:rsidP="00F14240">
            <w:pPr>
              <w:keepNext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660F4FD" w14:textId="51E951EF" w:rsidR="00C65E8C" w:rsidRPr="00F14240" w:rsidRDefault="003E1554" w:rsidP="00F14240">
      <w:pPr>
        <w:pStyle w:val="Caption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5</w:t>
      </w:r>
      <w:r w:rsidRPr="3872CF6D">
        <w:rPr>
          <w:sz w:val="22"/>
          <w:szCs w:val="22"/>
        </w:rPr>
        <w:fldChar w:fldCharType="end"/>
      </w:r>
      <w:r w:rsidRPr="3872CF6D">
        <w:rPr>
          <w:rFonts w:eastAsiaTheme="minorEastAsia"/>
          <w:sz w:val="22"/>
          <w:szCs w:val="22"/>
        </w:rPr>
        <w:t>: Hardware and software requirements</w:t>
      </w:r>
    </w:p>
    <w:p w14:paraId="0111948E" w14:textId="327EDF52" w:rsidR="003C5F4E" w:rsidRPr="00F14240" w:rsidRDefault="003C5F4E" w:rsidP="00F14240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14240">
        <w:rPr>
          <w:rFonts w:ascii="Arial" w:hAnsi="Arial" w:cs="Arial" w:hint="eastAsia"/>
          <w:color w:val="000000" w:themeColor="text1"/>
          <w:sz w:val="22"/>
          <w:szCs w:val="22"/>
        </w:rPr>
        <w:t>Demo Example Code:</w:t>
      </w:r>
    </w:p>
    <w:p w14:paraId="64A83C4A" w14:textId="77777777" w:rsidR="003C5F4E" w:rsidRPr="00F14240" w:rsidRDefault="003C5F4E" w:rsidP="00F14240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686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952"/>
        <w:gridCol w:w="1908"/>
      </w:tblGrid>
      <w:tr w:rsidR="003C5F4E" w:rsidRPr="00F14240" w14:paraId="07D87863" w14:textId="77777777" w:rsidTr="3872CF6D">
        <w:trPr>
          <w:trHeight w:val="901"/>
          <w:jc w:val="center"/>
        </w:trPr>
        <w:tc>
          <w:tcPr>
            <w:tcW w:w="4952" w:type="dxa"/>
            <w:tcBorders>
              <w:top w:val="dotted" w:sz="4" w:space="0" w:color="000000" w:themeColor="text1"/>
              <w:left w:val="single" w:sz="8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2BC39A59" w14:textId="77777777" w:rsidR="003C5F4E" w:rsidRPr="00CC2D2F" w:rsidRDefault="003C5F4E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Demo example codes of running the following Aurora links between X410 QSFP28 port and PXIe-7903/PXIe-7902 zHD ports</w:t>
            </w:r>
          </w:p>
          <w:p w14:paraId="0A0515A9" w14:textId="77777777" w:rsidR="003C5F4E" w:rsidRPr="00CC2D2F" w:rsidRDefault="003C5F4E" w:rsidP="00F14240">
            <w:pPr>
              <w:numPr>
                <w:ilvl w:val="0"/>
                <w:numId w:val="15"/>
              </w:num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12.5Gbps streaming with flow control (7903/7902)</w:t>
            </w:r>
          </w:p>
          <w:p w14:paraId="001CB942" w14:textId="77777777" w:rsidR="003C5F4E" w:rsidRPr="00CC2D2F" w:rsidRDefault="003C5F4E" w:rsidP="00F14240">
            <w:pPr>
              <w:numPr>
                <w:ilvl w:val="0"/>
                <w:numId w:val="15"/>
              </w:num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20Gbps streaming with flow control (7903 only)</w:t>
            </w:r>
          </w:p>
          <w:p w14:paraId="68FBC9AE" w14:textId="77777777" w:rsidR="003C5F4E" w:rsidRPr="00CC2D2F" w:rsidRDefault="003C5F4E" w:rsidP="00F14240">
            <w:pPr>
              <w:numPr>
                <w:ilvl w:val="0"/>
                <w:numId w:val="15"/>
              </w:num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25Gbps streaming without flow control (7903 only)</w:t>
            </w:r>
          </w:p>
        </w:tc>
        <w:tc>
          <w:tcPr>
            <w:tcW w:w="1908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1E74F49A" w14:textId="77777777" w:rsidR="003C5F4E" w:rsidRPr="00CC2D2F" w:rsidRDefault="003C5F4E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  <w:tr w:rsidR="003C5F4E" w:rsidRPr="00F14240" w14:paraId="65E9E7C9" w14:textId="77777777" w:rsidTr="3872CF6D">
        <w:trPr>
          <w:trHeight w:val="337"/>
          <w:jc w:val="center"/>
        </w:trPr>
        <w:tc>
          <w:tcPr>
            <w:tcW w:w="4952" w:type="dxa"/>
            <w:tcBorders>
              <w:top w:val="dotted" w:sz="4" w:space="0" w:color="000000" w:themeColor="text1"/>
              <w:left w:val="single" w:sz="8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  <w:tcMar>
              <w:top w:w="13" w:type="dxa"/>
              <w:left w:w="113" w:type="dxa"/>
              <w:bottom w:w="0" w:type="dxa"/>
              <w:right w:w="113" w:type="dxa"/>
            </w:tcMar>
            <w:hideMark/>
          </w:tcPr>
          <w:p w14:paraId="168F2989" w14:textId="77777777" w:rsidR="003C5F4E" w:rsidRPr="00CC2D2F" w:rsidRDefault="003C5F4E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Demo code running PRBS tests on the aurora link</w:t>
            </w:r>
          </w:p>
        </w:tc>
        <w:tc>
          <w:tcPr>
            <w:tcW w:w="1908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0D392FC2" w14:textId="77777777" w:rsidR="003C5F4E" w:rsidRPr="00CC2D2F" w:rsidRDefault="003C5F4E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NI</w:t>
            </w:r>
          </w:p>
        </w:tc>
      </w:tr>
      <w:tr w:rsidR="003C5F4E" w:rsidRPr="00F14240" w14:paraId="535F2083" w14:textId="77777777" w:rsidTr="3872CF6D">
        <w:trPr>
          <w:trHeight w:val="296"/>
          <w:jc w:val="center"/>
        </w:trPr>
        <w:tc>
          <w:tcPr>
            <w:tcW w:w="4952" w:type="dxa"/>
            <w:tcBorders>
              <w:top w:val="dotted" w:sz="4" w:space="0" w:color="000000" w:themeColor="text1"/>
              <w:left w:val="single" w:sz="8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5" w:type="dxa"/>
            </w:tcMar>
            <w:hideMark/>
          </w:tcPr>
          <w:p w14:paraId="596E00B4" w14:textId="77777777" w:rsidR="003C5F4E" w:rsidRPr="00CC2D2F" w:rsidRDefault="003C5F4E" w:rsidP="00F1424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</w:rPr>
              <w:t>Demo code measuring latency of the aurora link</w:t>
            </w:r>
          </w:p>
        </w:tc>
        <w:tc>
          <w:tcPr>
            <w:tcW w:w="1908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113" w:type="dxa"/>
            </w:tcMar>
            <w:hideMark/>
          </w:tcPr>
          <w:p w14:paraId="6C1DEECD" w14:textId="77777777" w:rsidR="003C5F4E" w:rsidRPr="00CC2D2F" w:rsidRDefault="003C5F4E" w:rsidP="00F14240">
            <w:pPr>
              <w:keepNext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3872CF6D">
              <w:rPr>
                <w:rFonts w:ascii="Arial" w:hAnsi="Arial" w:cs="Arial"/>
                <w:color w:val="000000" w:themeColor="text1"/>
                <w:sz w:val="22"/>
                <w:szCs w:val="22"/>
                <w:lang w:val="es-ES"/>
              </w:rPr>
              <w:t>NI</w:t>
            </w:r>
          </w:p>
        </w:tc>
      </w:tr>
    </w:tbl>
    <w:p w14:paraId="03A9DE39" w14:textId="349B573B" w:rsidR="002A4B15" w:rsidRPr="00CC2D2F" w:rsidRDefault="003E1554" w:rsidP="00F14240">
      <w:pPr>
        <w:pStyle w:val="Caption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sz w:val="22"/>
          <w:szCs w:val="22"/>
        </w:rPr>
        <w:t xml:space="preserve">Figure </w:t>
      </w:r>
      <w:r w:rsidRPr="3872CF6D">
        <w:rPr>
          <w:sz w:val="22"/>
          <w:szCs w:val="22"/>
        </w:rPr>
        <w:fldChar w:fldCharType="begin"/>
      </w:r>
      <w:r w:rsidRPr="3872CF6D">
        <w:rPr>
          <w:sz w:val="22"/>
          <w:szCs w:val="22"/>
        </w:rPr>
        <w:instrText xml:space="preserve"> SEQ Figure \* ARABIC </w:instrText>
      </w:r>
      <w:r w:rsidRPr="3872CF6D">
        <w:rPr>
          <w:sz w:val="22"/>
          <w:szCs w:val="22"/>
        </w:rPr>
        <w:fldChar w:fldCharType="separate"/>
      </w:r>
      <w:r w:rsidRPr="3872CF6D">
        <w:rPr>
          <w:noProof/>
          <w:sz w:val="22"/>
          <w:szCs w:val="22"/>
        </w:rPr>
        <w:t>6</w:t>
      </w:r>
      <w:r w:rsidRPr="3872CF6D">
        <w:rPr>
          <w:sz w:val="22"/>
          <w:szCs w:val="22"/>
        </w:rPr>
        <w:fldChar w:fldCharType="end"/>
      </w:r>
      <w:r w:rsidRPr="3872CF6D">
        <w:rPr>
          <w:rFonts w:eastAsiaTheme="minorEastAsia"/>
          <w:sz w:val="22"/>
          <w:szCs w:val="22"/>
        </w:rPr>
        <w:t>: What is included in the demo code</w:t>
      </w:r>
    </w:p>
    <w:bookmarkEnd w:id="1"/>
    <w:bookmarkEnd w:id="2"/>
    <w:bookmarkEnd w:id="3"/>
    <w:bookmarkEnd w:id="4"/>
    <w:bookmarkEnd w:id="27"/>
    <w:p w14:paraId="34C061D9" w14:textId="77777777" w:rsidR="002A4B15" w:rsidRPr="00CC2D2F" w:rsidRDefault="002A4B15" w:rsidP="00F14240">
      <w:pPr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4D182EB7" w14:textId="6AB3AAEC" w:rsidR="00DD1021" w:rsidRPr="00F14240" w:rsidRDefault="00937D29" w:rsidP="1A77EA50">
      <w:pPr>
        <w:pStyle w:val="Heading1"/>
        <w:rPr>
          <w:rFonts w:ascii="Arial" w:hAnsi="Arial" w:cs="Arial"/>
        </w:rPr>
      </w:pPr>
      <w:r w:rsidRPr="00F14240">
        <w:rPr>
          <w:rFonts w:ascii="Arial" w:hAnsi="Arial" w:cs="Arial"/>
        </w:rPr>
        <w:t>How?</w:t>
      </w:r>
    </w:p>
    <w:p w14:paraId="6A2C1FB5" w14:textId="6193B814" w:rsidR="00106D0E" w:rsidRPr="00F14240" w:rsidRDefault="00106D0E" w:rsidP="00501F8F">
      <w:pPr>
        <w:pStyle w:val="Heading2"/>
        <w:rPr>
          <w:rFonts w:ascii="Arial" w:hAnsi="Arial" w:cs="Arial"/>
        </w:rPr>
      </w:pPr>
      <w:r w:rsidRPr="00F14240">
        <w:rPr>
          <w:rFonts w:ascii="Arial" w:hAnsi="Arial" w:cs="Arial"/>
        </w:rPr>
        <w:t xml:space="preserve">Sales </w:t>
      </w:r>
      <w:r w:rsidR="00875C10" w:rsidRPr="00F14240">
        <w:rPr>
          <w:rFonts w:ascii="Arial" w:hAnsi="Arial" w:cs="Arial"/>
        </w:rPr>
        <w:t xml:space="preserve">&amp; Partner </w:t>
      </w:r>
      <w:r w:rsidRPr="00F14240">
        <w:rPr>
          <w:rFonts w:ascii="Arial" w:hAnsi="Arial" w:cs="Arial"/>
        </w:rPr>
        <w:t>Enablement Resource Links</w:t>
      </w:r>
    </w:p>
    <w:p w14:paraId="257CC16D" w14:textId="77777777" w:rsidR="002A4B15" w:rsidRPr="00CC2D2F" w:rsidRDefault="002A4B15" w:rsidP="002A4B15">
      <w:pPr>
        <w:rPr>
          <w:sz w:val="22"/>
          <w:szCs w:val="22"/>
        </w:rPr>
      </w:pPr>
    </w:p>
    <w:p w14:paraId="67BAAA7B" w14:textId="6F7E5AA1" w:rsidR="00DB44C8" w:rsidRPr="00F14240" w:rsidRDefault="00976C58" w:rsidP="00854C94">
      <w:pPr>
        <w:pStyle w:val="ListParagraph"/>
        <w:numPr>
          <w:ilvl w:val="0"/>
          <w:numId w:val="1"/>
        </w:numPr>
        <w:rPr>
          <w:rStyle w:val="Hyperlink"/>
          <w:rFonts w:ascii="Arial" w:eastAsia="Arial" w:hAnsi="Arial" w:cs="Arial"/>
          <w:color w:val="00B050"/>
          <w:sz w:val="22"/>
          <w:szCs w:val="22"/>
          <w:u w:val="none"/>
        </w:rPr>
      </w:pPr>
      <w:hyperlink r:id="rId32">
        <w:r w:rsidRPr="00F14240">
          <w:rPr>
            <w:rStyle w:val="Hyperlink"/>
            <w:rFonts w:ascii="Arial" w:eastAsia="Arial" w:hAnsi="Arial" w:cs="Arial"/>
            <w:b/>
            <w:sz w:val="22"/>
            <w:szCs w:val="22"/>
          </w:rPr>
          <w:t>IC4C xBU Platform Sales Enablement Page</w:t>
        </w:r>
      </w:hyperlink>
    </w:p>
    <w:p w14:paraId="4F267CFC" w14:textId="766C97D8" w:rsidR="00AC63C0" w:rsidRPr="00F14240" w:rsidRDefault="005E7287" w:rsidP="00854C94">
      <w:pPr>
        <w:pStyle w:val="ListParagraph"/>
        <w:numPr>
          <w:ilvl w:val="0"/>
          <w:numId w:val="1"/>
        </w:numPr>
        <w:rPr>
          <w:rFonts w:ascii="Arial" w:eastAsia="Arial" w:hAnsi="Arial" w:cs="Arial"/>
          <w:color w:val="00B050"/>
          <w:sz w:val="22"/>
          <w:szCs w:val="22"/>
        </w:rPr>
      </w:pPr>
      <w:hyperlink r:id="rId33" w:history="1">
        <w:r w:rsidRPr="00F14240">
          <w:rPr>
            <w:rStyle w:val="Hyperlink"/>
            <w:rFonts w:ascii="Arial" w:eastAsia="Arial" w:hAnsi="Arial" w:cs="Arial"/>
            <w:b/>
            <w:sz w:val="22"/>
            <w:szCs w:val="22"/>
          </w:rPr>
          <w:t>[Customer Facing Slides] USRP X410 and PXIe-7903 Streaming Example</w:t>
        </w:r>
      </w:hyperlink>
    </w:p>
    <w:p w14:paraId="0E685BB4" w14:textId="70EFA84F" w:rsidR="000643DF" w:rsidRPr="00F14240" w:rsidRDefault="0018656B" w:rsidP="00854C94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color w:val="00B050"/>
          <w:sz w:val="22"/>
          <w:szCs w:val="22"/>
        </w:rPr>
      </w:pPr>
      <w:hyperlink r:id="rId34" w:history="1">
        <w:r w:rsidRPr="00F14240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[Internal Training] Invitation to USRP X410 and PXIe-7903 Streaming Sharing - English</w:t>
        </w:r>
      </w:hyperlink>
    </w:p>
    <w:p w14:paraId="64503A97" w14:textId="3518D78F" w:rsidR="00371424" w:rsidRPr="00F14240" w:rsidRDefault="0018656B" w:rsidP="00854C94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color w:val="00B050"/>
          <w:sz w:val="22"/>
          <w:szCs w:val="22"/>
        </w:rPr>
      </w:pPr>
      <w:hyperlink r:id="rId35" w:history="1">
        <w:r w:rsidRPr="00F14240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[Video] USRP X410 and PXIe-7903 Streaming Example - Chinese</w:t>
        </w:r>
      </w:hyperlink>
    </w:p>
    <w:p w14:paraId="461665E7" w14:textId="15126257" w:rsidR="00371424" w:rsidRPr="00F14240" w:rsidRDefault="00E572D9" w:rsidP="00854C94">
      <w:pPr>
        <w:pStyle w:val="ListParagraph"/>
        <w:numPr>
          <w:ilvl w:val="0"/>
          <w:numId w:val="1"/>
        </w:numPr>
        <w:rPr>
          <w:rFonts w:ascii="Arial" w:eastAsia="Arial" w:hAnsi="Arial" w:cs="Arial"/>
          <w:b/>
          <w:bCs/>
          <w:color w:val="00B050"/>
          <w:sz w:val="22"/>
          <w:szCs w:val="22"/>
        </w:rPr>
      </w:pPr>
      <w:hyperlink r:id="rId36" w:history="1">
        <w:r w:rsidRPr="00F14240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[Demo] Source Code</w:t>
        </w:r>
      </w:hyperlink>
    </w:p>
    <w:p w14:paraId="69F28DAA" w14:textId="77777777" w:rsidR="00371424" w:rsidRPr="00CC2D2F" w:rsidRDefault="00371424" w:rsidP="00371424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931A8EC" w14:textId="77777777" w:rsidR="00371424" w:rsidRPr="00F14240" w:rsidRDefault="00371424" w:rsidP="00371424">
      <w:pPr>
        <w:pStyle w:val="Heading2"/>
        <w:rPr>
          <w:rFonts w:ascii="Arial" w:hAnsi="Arial" w:cs="Arial"/>
        </w:rPr>
      </w:pPr>
      <w:bookmarkStart w:id="28" w:name="OLE_LINK8"/>
      <w:r w:rsidRPr="00F14240">
        <w:rPr>
          <w:rFonts w:ascii="Arial" w:hAnsi="Arial" w:cs="Arial" w:hint="eastAsia"/>
        </w:rPr>
        <w:t>Q&amp;A</w:t>
      </w:r>
    </w:p>
    <w:bookmarkEnd w:id="28"/>
    <w:p w14:paraId="212A2A5F" w14:textId="77777777" w:rsidR="00371424" w:rsidRPr="00CC2D2F" w:rsidRDefault="00371424" w:rsidP="00371424">
      <w:pPr>
        <w:rPr>
          <w:sz w:val="22"/>
          <w:szCs w:val="22"/>
        </w:rPr>
      </w:pPr>
    </w:p>
    <w:p w14:paraId="69A840AC" w14:textId="77777777" w:rsidR="00371424" w:rsidRPr="00CC2D2F" w:rsidRDefault="00371424" w:rsidP="00371424">
      <w:p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>Q: What’s the difference between this demo example with X42x/7903 streaming example in Product R&amp;D roadmap?</w:t>
      </w:r>
    </w:p>
    <w:p w14:paraId="76C5EF3B" w14:textId="77777777" w:rsidR="00371424" w:rsidRPr="00CC2D2F" w:rsidRDefault="00371424" w:rsidP="00371424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2277A817" w14:textId="0D11B111" w:rsidR="003A490C" w:rsidRPr="00CC2D2F" w:rsidRDefault="00371424" w:rsidP="00371424">
      <w:pPr>
        <w:rPr>
          <w:rFonts w:ascii="Arial" w:hAnsi="Arial" w:cs="Arial"/>
          <w:color w:val="000000" w:themeColor="text1"/>
          <w:sz w:val="22"/>
          <w:szCs w:val="22"/>
        </w:rPr>
      </w:pP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A: 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>The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Product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 xml:space="preserve"> R&amp;D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roadmap has a plan to release </w:t>
      </w:r>
      <w:r w:rsidR="26D6F92F" w:rsidRPr="3872CF6D">
        <w:rPr>
          <w:rFonts w:ascii="Arial" w:hAnsi="Arial" w:cs="Arial"/>
          <w:color w:val="000000" w:themeColor="text1"/>
          <w:sz w:val="22"/>
          <w:szCs w:val="22"/>
        </w:rPr>
        <w:t>an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example that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 xml:space="preserve"> will use UHD and RFNOC to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>control the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 xml:space="preserve"> USRP X410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and 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 xml:space="preserve">USRP X410 cannot be customized in LabVIEW FPGA. CIC’s work is pure LabVIEW 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toolchain, and </w:t>
      </w:r>
      <w:r w:rsidR="0094270F" w:rsidRPr="3872CF6D">
        <w:rPr>
          <w:rFonts w:ascii="Arial" w:hAnsi="Arial" w:cs="Arial"/>
          <w:color w:val="000000" w:themeColor="text1"/>
          <w:sz w:val="22"/>
          <w:szCs w:val="22"/>
        </w:rPr>
        <w:t>customers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can program the FPGA both in USRP X410 and PXIe-7903</w:t>
      </w:r>
      <w:r w:rsidR="003A490C" w:rsidRPr="3872CF6D">
        <w:rPr>
          <w:rFonts w:ascii="Arial" w:hAnsi="Arial" w:cs="Arial"/>
          <w:color w:val="000000" w:themeColor="text1"/>
          <w:sz w:val="22"/>
          <w:szCs w:val="22"/>
        </w:rPr>
        <w:t>.</w:t>
      </w:r>
      <w:r w:rsidRPr="3872CF6D">
        <w:rPr>
          <w:rFonts w:ascii="Arial" w:hAnsi="Arial" w:cs="Arial"/>
          <w:color w:val="000000" w:themeColor="text1"/>
          <w:sz w:val="22"/>
          <w:szCs w:val="22"/>
        </w:rPr>
        <w:t xml:space="preserve"> We had a meeting aligned with product R&amp;D before the development.</w:t>
      </w:r>
    </w:p>
    <w:p w14:paraId="1B30F0E4" w14:textId="77777777" w:rsidR="006D15F4" w:rsidRPr="00CC2D2F" w:rsidRDefault="006D15F4" w:rsidP="1A77EA50">
      <w:pPr>
        <w:rPr>
          <w:rFonts w:ascii="Arial" w:eastAsia="Arial" w:hAnsi="Arial" w:cs="Arial"/>
          <w:sz w:val="22"/>
          <w:szCs w:val="22"/>
        </w:rPr>
      </w:pPr>
    </w:p>
    <w:p w14:paraId="51D37FD1" w14:textId="7E728952" w:rsidR="003C2A5B" w:rsidRPr="00CC2D2F" w:rsidRDefault="00222968" w:rsidP="3872CF6D">
      <w:pPr>
        <w:jc w:val="center"/>
        <w:rPr>
          <w:rFonts w:ascii="Arial" w:eastAsiaTheme="minorEastAsia" w:hAnsi="Arial" w:cs="Arial"/>
          <w:sz w:val="22"/>
          <w:szCs w:val="22"/>
        </w:rPr>
      </w:pPr>
      <w:r w:rsidRPr="3872CF6D">
        <w:rPr>
          <w:rFonts w:ascii="Arial" w:hAnsi="Arial" w:cs="Arial"/>
          <w:sz w:val="22"/>
          <w:szCs w:val="22"/>
        </w:rPr>
        <w:t xml:space="preserve">- End of Document </w:t>
      </w:r>
      <w:r w:rsidR="003C2A5B" w:rsidRPr="3872CF6D">
        <w:rPr>
          <w:rFonts w:ascii="Arial" w:hAnsi="Arial" w:cs="Arial"/>
          <w:sz w:val="22"/>
          <w:szCs w:val="22"/>
        </w:rPr>
        <w:t>–</w:t>
      </w:r>
      <w:r w:rsidRPr="3872CF6D">
        <w:rPr>
          <w:rFonts w:ascii="Arial" w:hAnsi="Arial" w:cs="Arial"/>
          <w:sz w:val="22"/>
          <w:szCs w:val="22"/>
        </w:rPr>
        <w:t xml:space="preserve"> </w:t>
      </w:r>
    </w:p>
    <w:p w14:paraId="13196263" w14:textId="77777777" w:rsidR="00FC2F93" w:rsidRDefault="00FC2F93" w:rsidP="00E96760">
      <w:pPr>
        <w:jc w:val="center"/>
        <w:rPr>
          <w:rFonts w:ascii="Arial" w:eastAsiaTheme="minorEastAsia" w:hAnsi="Arial" w:cs="Arial"/>
          <w:sz w:val="22"/>
          <w:szCs w:val="22"/>
        </w:rPr>
      </w:pPr>
    </w:p>
    <w:p w14:paraId="1951099B" w14:textId="77777777" w:rsidR="00FC2F93" w:rsidRPr="00FC2F93" w:rsidRDefault="00FC2F93" w:rsidP="00ED2BEC">
      <w:pPr>
        <w:rPr>
          <w:rFonts w:ascii="Arial" w:eastAsiaTheme="minorEastAsia" w:hAnsi="Arial" w:cs="Arial"/>
          <w:sz w:val="22"/>
          <w:szCs w:val="22"/>
        </w:rPr>
      </w:pPr>
    </w:p>
    <w:sectPr w:rsidR="00FC2F93" w:rsidRPr="00FC2F93" w:rsidSect="00C53769">
      <w:headerReference w:type="default" r:id="rId37"/>
      <w:footerReference w:type="default" r:id="rId38"/>
      <w:footerReference w:type="first" r:id="rId39"/>
      <w:type w:val="continuous"/>
      <w:pgSz w:w="12240" w:h="15840"/>
      <w:pgMar w:top="720" w:right="720" w:bottom="720" w:left="720" w:header="0" w:footer="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Jia, Qingchao" w:date="2025-05-07T13:32:00Z" w:initials="QJ">
    <w:p w14:paraId="5C1CD735" w14:textId="36C5C695" w:rsidR="00FC1C68" w:rsidRDefault="00FC1C68" w:rsidP="00FC1C68">
      <w:r>
        <w:rPr>
          <w:rStyle w:val="CommentReference"/>
        </w:rPr>
        <w:annotationRef/>
      </w:r>
      <w:r>
        <w:rPr>
          <w:color w:val="000000"/>
        </w:rPr>
        <w:fldChar w:fldCharType="begin"/>
      </w:r>
      <w:r>
        <w:rPr>
          <w:color w:val="000000"/>
        </w:rPr>
        <w:instrText>HYPERLINK "mailto:hang.cao@emerson.com"</w:instrText>
      </w:r>
      <w:r>
        <w:rPr>
          <w:color w:val="000000"/>
        </w:rPr>
      </w:r>
      <w:bookmarkStart w:id="11" w:name="_@_7F76312B33F7544DAD2115111117DD19Z"/>
      <w:r>
        <w:rPr>
          <w:color w:val="000000"/>
        </w:rPr>
        <w:fldChar w:fldCharType="separate"/>
      </w:r>
      <w:bookmarkEnd w:id="11"/>
      <w:r w:rsidRPr="00FC1C68">
        <w:rPr>
          <w:rStyle w:val="Mention"/>
          <w:noProof/>
        </w:rPr>
        <w:t>@Cao, Hang</w:t>
      </w:r>
      <w:r>
        <w:rPr>
          <w:color w:val="000000"/>
        </w:rPr>
        <w:fldChar w:fldCharType="end"/>
      </w:r>
      <w:r>
        <w:rPr>
          <w:color w:val="000000"/>
        </w:rPr>
        <w:t xml:space="preserve">, </w:t>
      </w:r>
      <w:r>
        <w:rPr>
          <w:color w:val="000000"/>
        </w:rPr>
        <w:fldChar w:fldCharType="begin"/>
      </w:r>
      <w:r>
        <w:rPr>
          <w:rFonts w:hint="eastAsia"/>
          <w:color w:val="000000"/>
        </w:rPr>
        <w:instrText>HYPERLINK "mailto:freeman.feng@emerson.com"</w:instrText>
      </w:r>
      <w:r>
        <w:rPr>
          <w:color w:val="000000"/>
        </w:rPr>
      </w:r>
      <w:bookmarkStart w:id="12" w:name="_@_06A10584776318499C7348A76E1EC3E2Z"/>
      <w:r>
        <w:rPr>
          <w:color w:val="000000"/>
        </w:rPr>
        <w:fldChar w:fldCharType="separate"/>
      </w:r>
      <w:bookmarkEnd w:id="12"/>
      <w:r w:rsidRPr="00FC1C68">
        <w:rPr>
          <w:rStyle w:val="Mention"/>
          <w:rFonts w:hint="eastAsia"/>
          <w:noProof/>
        </w:rPr>
        <w:t>@Feng, Freeman</w:t>
      </w:r>
      <w:r>
        <w:rPr>
          <w:color w:val="000000"/>
        </w:rPr>
        <w:fldChar w:fldCharType="end"/>
      </w:r>
      <w:r>
        <w:rPr>
          <w:rFonts w:hint="eastAsia"/>
          <w:color w:val="000000"/>
        </w:rPr>
        <w:t>，这个还需要有吗？</w:t>
      </w:r>
    </w:p>
  </w:comment>
  <w:comment w:id="8" w:author="Cao, Hang" w:date="2025-05-07T18:19:00Z" w:initials="CH">
    <w:p w14:paraId="49D7E6CF" w14:textId="5896D056" w:rsidR="009951CC" w:rsidRDefault="009951CC">
      <w:pPr>
        <w:pStyle w:val="CommentText"/>
      </w:pPr>
      <w:r>
        <w:rPr>
          <w:rStyle w:val="CommentReference"/>
        </w:rPr>
        <w:annotationRef/>
      </w:r>
      <w:r w:rsidRPr="7A74B686">
        <w:t>可以删掉</w:t>
      </w:r>
    </w:p>
  </w:comment>
  <w:comment w:id="9" w:author="Cao, Hang" w:date="2025-05-07T18:20:00Z" w:initials="CH">
    <w:p w14:paraId="28427AD3" w14:textId="3994A503" w:rsidR="0040137D" w:rsidRDefault="0040137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"mailto:freeman.feng@emerson.com"</w:instrText>
      </w:r>
      <w:bookmarkStart w:id="13" w:name="_@_B83AB80BC3664F5BA1493E31818D599BZ"/>
      <w:r>
        <w:fldChar w:fldCharType="separate"/>
      </w:r>
      <w:bookmarkEnd w:id="13"/>
      <w:r w:rsidRPr="0B3B3242">
        <w:rPr>
          <w:rStyle w:val="Mention"/>
          <w:noProof/>
        </w:rPr>
        <w:t>@Feng, Freeman</w:t>
      </w:r>
      <w:r>
        <w:fldChar w:fldCharType="end"/>
      </w:r>
      <w:r w:rsidRPr="5384766D">
        <w:t xml:space="preserve"> 感觉不要会简洁</w:t>
      </w:r>
    </w:p>
  </w:comment>
  <w:comment w:id="10" w:author="Feng, Freeman" w:date="2025-05-09T12:57:00Z" w:initials="FF">
    <w:p w14:paraId="07FCB13D" w14:textId="77777777" w:rsidR="00A8773A" w:rsidRDefault="00A8773A" w:rsidP="00A8773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这个是</w:t>
      </w:r>
      <w:r>
        <w:t>IPA</w:t>
      </w:r>
      <w:r>
        <w:rPr>
          <w:rFonts w:hint="eastAsia"/>
        </w:rPr>
        <w:t>的格式，因为后面如果对一个方案迭代，会在这里更新的。</w:t>
      </w:r>
    </w:p>
  </w:comment>
  <w:comment w:id="22" w:author="Feng, Freeman" w:date="2025-05-06T10:27:00Z" w:initials="FF">
    <w:p w14:paraId="39892BFE" w14:textId="46F28D40" w:rsidR="00E64BF0" w:rsidRDefault="00E64BF0" w:rsidP="00E64BF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这些是不是不属于配置，而是系统如何运行的？</w:t>
      </w:r>
    </w:p>
  </w:comment>
  <w:comment w:id="23" w:author="Cao, Hang" w:date="2025-05-06T10:54:00Z" w:initials="曹行">
    <w:p w14:paraId="06242F7D" w14:textId="77777777" w:rsidR="007326F8" w:rsidRDefault="007326F8" w:rsidP="007326F8">
      <w:r>
        <w:rPr>
          <w:rStyle w:val="CommentReference"/>
        </w:rPr>
        <w:annotationRef/>
      </w:r>
      <w:r>
        <w:rPr>
          <w:rFonts w:hint="eastAsia"/>
          <w:color w:val="000000"/>
        </w:rPr>
        <w:t>我增加了一个表格，这部分修改了</w:t>
      </w:r>
    </w:p>
  </w:comment>
  <w:comment w:id="24" w:author="Feng, Freeman" w:date="2025-05-06T10:47:00Z" w:initials="FF">
    <w:p w14:paraId="00D3701E" w14:textId="09CE083E" w:rsidR="0030496E" w:rsidRDefault="0030496E" w:rsidP="0030496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这应该是列举了三种传输模式吗？其中的第一种，在我们红绿箭头的图中没有体现？</w:t>
      </w:r>
    </w:p>
  </w:comment>
  <w:comment w:id="25" w:author="Feng, Freeman" w:date="2025-05-06T10:32:00Z" w:initials="FF">
    <w:p w14:paraId="398E1E73" w14:textId="77777777" w:rsidR="001E1BC6" w:rsidRDefault="001E1BC6" w:rsidP="001E1BC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这个表格需要解释一下吗？是为了说明每个</w:t>
      </w:r>
      <w:r>
        <w:t>Port</w:t>
      </w:r>
      <w:r>
        <w:rPr>
          <w:rFonts w:hint="eastAsia"/>
        </w:rPr>
        <w:t>最高可支持</w:t>
      </w:r>
      <w:r>
        <w:t>100Gbps</w:t>
      </w:r>
      <w:r>
        <w:rPr>
          <w:rFonts w:hint="eastAsia"/>
        </w:rPr>
        <w:t>吧。这里</w:t>
      </w:r>
      <w:r>
        <w:t>Lane</w:t>
      </w:r>
      <w:r>
        <w:rPr>
          <w:rFonts w:hint="eastAsia"/>
        </w:rPr>
        <w:t>这个单词第一次出现，可能会</w:t>
      </w:r>
      <w:r>
        <w:t>confusing</w:t>
      </w:r>
      <w:r>
        <w:rPr>
          <w:rFonts w:hint="eastAsia"/>
        </w:rPr>
        <w:t>？</w:t>
      </w:r>
    </w:p>
  </w:comment>
  <w:comment w:id="26" w:author="Liang, Tianming" w:date="2025-05-06T09:58:00Z" w:initials="LT">
    <w:p w14:paraId="021239E4" w14:textId="6CA26BFF" w:rsidR="002C3DF2" w:rsidRDefault="002C3DF2">
      <w:pPr>
        <w:pStyle w:val="CommentText"/>
      </w:pPr>
      <w:r>
        <w:rPr>
          <w:rStyle w:val="CommentReference"/>
        </w:rPr>
        <w:annotationRef/>
      </w:r>
      <w:r w:rsidRPr="04956906">
        <w:t>These are not the latest screenshots for the demo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CD735" w15:done="0"/>
  <w15:commentEx w15:paraId="49D7E6CF" w15:paraIdParent="5C1CD735" w15:done="0"/>
  <w15:commentEx w15:paraId="28427AD3" w15:paraIdParent="5C1CD735" w15:done="0"/>
  <w15:commentEx w15:paraId="07FCB13D" w15:paraIdParent="5C1CD735" w15:done="0"/>
  <w15:commentEx w15:paraId="39892BFE" w15:done="0"/>
  <w15:commentEx w15:paraId="06242F7D" w15:paraIdParent="39892BFE" w15:done="0"/>
  <w15:commentEx w15:paraId="00D3701E" w15:done="0"/>
  <w15:commentEx w15:paraId="398E1E73" w15:done="0"/>
  <w15:commentEx w15:paraId="021239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916572" w16cex:dateUtc="2025-05-07T05:32:00Z"/>
  <w16cex:commentExtensible w16cex:durableId="708C97A8" w16cex:dateUtc="2025-05-07T10:19:00Z"/>
  <w16cex:commentExtensible w16cex:durableId="19A8CCB1" w16cex:dateUtc="2025-05-07T10:20:00Z"/>
  <w16cex:commentExtensible w16cex:durableId="0E414BFD" w16cex:dateUtc="2025-05-09T04:57:00Z"/>
  <w16cex:commentExtensible w16cex:durableId="7E45E4BE" w16cex:dateUtc="2025-05-06T02:27:00Z"/>
  <w16cex:commentExtensible w16cex:durableId="7F365E52" w16cex:dateUtc="2025-05-06T02:54:00Z"/>
  <w16cex:commentExtensible w16cex:durableId="1DFFA95D" w16cex:dateUtc="2025-05-06T02:47:00Z"/>
  <w16cex:commentExtensible w16cex:durableId="06131F0B" w16cex:dateUtc="2025-05-06T02:32:00Z"/>
  <w16cex:commentExtensible w16cex:durableId="0446A55B" w16cex:dateUtc="2025-05-06T0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CD735" w16cid:durableId="29916572"/>
  <w16cid:commentId w16cid:paraId="49D7E6CF" w16cid:durableId="708C97A8"/>
  <w16cid:commentId w16cid:paraId="28427AD3" w16cid:durableId="19A8CCB1"/>
  <w16cid:commentId w16cid:paraId="07FCB13D" w16cid:durableId="0E414BFD"/>
  <w16cid:commentId w16cid:paraId="39892BFE" w16cid:durableId="7E45E4BE"/>
  <w16cid:commentId w16cid:paraId="06242F7D" w16cid:durableId="7F365E52"/>
  <w16cid:commentId w16cid:paraId="00D3701E" w16cid:durableId="1DFFA95D"/>
  <w16cid:commentId w16cid:paraId="398E1E73" w16cid:durableId="06131F0B"/>
  <w16cid:commentId w16cid:paraId="021239E4" w16cid:durableId="0446A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AB0C" w14:textId="77777777" w:rsidR="00852091" w:rsidRDefault="00852091" w:rsidP="006008BA">
      <w:r>
        <w:separator/>
      </w:r>
    </w:p>
  </w:endnote>
  <w:endnote w:type="continuationSeparator" w:id="0">
    <w:p w14:paraId="72EAE711" w14:textId="77777777" w:rsidR="00852091" w:rsidRDefault="00852091" w:rsidP="006008BA">
      <w:r>
        <w:continuationSeparator/>
      </w:r>
    </w:p>
  </w:endnote>
  <w:endnote w:type="continuationNotice" w:id="1">
    <w:p w14:paraId="3DD43DF3" w14:textId="77777777" w:rsidR="00852091" w:rsidRDefault="008520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13E9" w14:textId="039124DC" w:rsidR="00E34778" w:rsidRDefault="00E347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3FBD12" wp14:editId="2F2D448B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9525"/>
              <wp:wrapSquare wrapText="bothSides"/>
              <wp:docPr id="3" name="Text Box 3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1CAD22E" w14:textId="5CEDF06C" w:rsidR="00E34778" w:rsidRPr="00E34778" w:rsidRDefault="00E347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347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FBD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INTERNAL - NI CONFIDENTIAL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" filled="f" stroked="f">
              <v:textbox style="mso-fit-shape-to-text:t" inset="0,0,5pt,0">
                <w:txbxContent>
                  <w:p w14:paraId="01CAD22E" w14:textId="5CEDF06C" w:rsidR="00E34778" w:rsidRPr="00E34778" w:rsidRDefault="00E3477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3477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INTERNAL - NI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1B2B1E" w14:paraId="21921BF0" w14:textId="77777777" w:rsidTr="00AF1AD8">
      <w:trPr>
        <w:trHeight w:hRule="exact" w:val="461"/>
      </w:trPr>
      <w:tc>
        <w:tcPr>
          <w:tcW w:w="3596" w:type="dxa"/>
          <w:tcBorders>
            <w:top w:val="nil"/>
            <w:left w:val="nil"/>
            <w:bottom w:val="nil"/>
            <w:right w:val="nil"/>
          </w:tcBorders>
        </w:tcPr>
        <w:p w14:paraId="46F0D7A6" w14:textId="16AA5CFE" w:rsidR="001B2B1E" w:rsidRPr="005C3606" w:rsidRDefault="00E34778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0" distR="0" simplePos="0" relativeHeight="251658243" behindDoc="0" locked="0" layoutInCell="1" allowOverlap="1" wp14:anchorId="3C5C1C81" wp14:editId="41F6AABE">
                    <wp:simplePos x="635" y="635"/>
                    <wp:positionH relativeFrom="rightMargin">
                      <wp:align>right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0" b="9525"/>
                    <wp:wrapSquare wrapText="bothSides"/>
                    <wp:docPr id="409836895" name="Text Box 409836895" descr="INTERNAL - NI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6091ED7" w14:textId="77777777" w:rsidR="00E34778" w:rsidRPr="00E34778" w:rsidRDefault="00E34778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E3477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 - NI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C5C1C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9836895" o:spid="_x0000_s1027" type="#_x0000_t202" alt="INTERNAL - NI CONFIDENTIAL" style="position:absolute;margin-left:-16.25pt;margin-top:.05pt;width:34.95pt;height:34.95pt;z-index:251658243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" filled="f" stroked="f">
                    <v:textbox style="mso-fit-shape-to-text:t" inset="0,0,5pt,0">
                      <w:txbxContent>
                        <w:p w14:paraId="26091ED7" w14:textId="77777777" w:rsidR="00E34778" w:rsidRPr="00E34778" w:rsidRDefault="00E347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347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NI CONFIDENTIAL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B2B1E" w:rsidRPr="005C3606">
            <w:rPr>
              <w:sz w:val="18"/>
              <w:szCs w:val="18"/>
            </w:rPr>
            <w:t xml:space="preserve">Last Updated: </w:t>
          </w:r>
          <w:r w:rsidR="001B2B1E" w:rsidRPr="005C3606">
            <w:rPr>
              <w:sz w:val="18"/>
              <w:szCs w:val="18"/>
            </w:rPr>
            <w:fldChar w:fldCharType="begin"/>
          </w:r>
          <w:r w:rsidR="001B2B1E" w:rsidRPr="005C3606">
            <w:rPr>
              <w:sz w:val="18"/>
              <w:szCs w:val="18"/>
            </w:rPr>
            <w:instrText xml:space="preserve"> DATE \@ "MMMM d, yyyy" </w:instrText>
          </w:r>
          <w:r w:rsidR="001B2B1E" w:rsidRPr="005C3606">
            <w:rPr>
              <w:sz w:val="18"/>
              <w:szCs w:val="18"/>
            </w:rPr>
            <w:fldChar w:fldCharType="separate"/>
          </w:r>
          <w:r w:rsidR="001B2B1E" w:rsidRPr="005C3606">
            <w:rPr>
              <w:sz w:val="18"/>
              <w:szCs w:val="18"/>
            </w:rPr>
            <w:fldChar w:fldCharType="end"/>
          </w: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208DE854" w14:textId="77777777" w:rsidR="001B2B1E" w:rsidRPr="005C3606" w:rsidRDefault="00025078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center"/>
            <w:rPr>
              <w:sz w:val="18"/>
              <w:szCs w:val="18"/>
            </w:rPr>
          </w:pPr>
          <w:r>
            <w:rPr>
              <w:color w:val="FF0000"/>
              <w:sz w:val="18"/>
              <w:szCs w:val="18"/>
            </w:rPr>
            <w:t>NI</w:t>
          </w:r>
          <w:r w:rsidR="001B2B1E" w:rsidRPr="005C3606">
            <w:rPr>
              <w:color w:val="FF0000"/>
              <w:sz w:val="18"/>
              <w:szCs w:val="18"/>
            </w:rPr>
            <w:t xml:space="preserve"> CONFIDENTIAL</w:t>
          </w: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7F169D01" w14:textId="77777777" w:rsidR="001B2B1E" w:rsidRPr="005C3606" w:rsidRDefault="001B2B1E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right"/>
            <w:rPr>
              <w:sz w:val="18"/>
              <w:szCs w:val="18"/>
            </w:rPr>
          </w:pPr>
          <w:r w:rsidRPr="005C3606">
            <w:rPr>
              <w:sz w:val="18"/>
              <w:szCs w:val="18"/>
            </w:rPr>
            <w:t xml:space="preserve">Page </w:t>
          </w:r>
          <w:r w:rsidRPr="005C3606">
            <w:rPr>
              <w:noProof/>
              <w:sz w:val="18"/>
              <w:szCs w:val="18"/>
            </w:rPr>
            <w:fldChar w:fldCharType="begin"/>
          </w:r>
          <w:r w:rsidRPr="005C3606">
            <w:rPr>
              <w:sz w:val="18"/>
              <w:szCs w:val="18"/>
            </w:rPr>
            <w:instrText xml:space="preserve"> PAGE </w:instrText>
          </w:r>
          <w:r w:rsidRPr="005C3606">
            <w:rPr>
              <w:sz w:val="18"/>
              <w:szCs w:val="18"/>
            </w:rPr>
            <w:fldChar w:fldCharType="separate"/>
          </w:r>
          <w:r w:rsidRPr="005C3606">
            <w:rPr>
              <w:sz w:val="18"/>
              <w:szCs w:val="18"/>
            </w:rPr>
            <w:t>3</w:t>
          </w:r>
          <w:r w:rsidRPr="005C3606">
            <w:rPr>
              <w:noProof/>
              <w:sz w:val="18"/>
              <w:szCs w:val="18"/>
            </w:rPr>
            <w:fldChar w:fldCharType="end"/>
          </w:r>
          <w:r w:rsidRPr="005C3606">
            <w:rPr>
              <w:sz w:val="18"/>
              <w:szCs w:val="18"/>
            </w:rPr>
            <w:t xml:space="preserve"> of </w:t>
          </w:r>
          <w:r w:rsidRPr="005C3606">
            <w:rPr>
              <w:noProof/>
              <w:sz w:val="18"/>
              <w:szCs w:val="18"/>
            </w:rPr>
            <w:fldChar w:fldCharType="begin"/>
          </w:r>
          <w:r w:rsidRPr="005C3606">
            <w:rPr>
              <w:noProof/>
              <w:sz w:val="18"/>
              <w:szCs w:val="18"/>
            </w:rPr>
            <w:instrText xml:space="preserve"> NUMPAGES </w:instrText>
          </w:r>
          <w:r w:rsidRPr="005C3606">
            <w:rPr>
              <w:noProof/>
              <w:sz w:val="18"/>
              <w:szCs w:val="18"/>
            </w:rPr>
            <w:fldChar w:fldCharType="separate"/>
          </w:r>
          <w:r w:rsidRPr="005C3606">
            <w:rPr>
              <w:noProof/>
              <w:sz w:val="18"/>
              <w:szCs w:val="18"/>
            </w:rPr>
            <w:t>9</w:t>
          </w:r>
          <w:r w:rsidRPr="005C3606">
            <w:rPr>
              <w:noProof/>
              <w:sz w:val="18"/>
              <w:szCs w:val="18"/>
            </w:rPr>
            <w:fldChar w:fldCharType="end"/>
          </w:r>
        </w:p>
      </w:tc>
    </w:tr>
  </w:tbl>
  <w:p w14:paraId="67F6FC9B" w14:textId="77777777" w:rsidR="00FA7498" w:rsidRDefault="00FA7498" w:rsidP="006008BA">
    <w:pPr>
      <w:pStyle w:val="Footer"/>
      <w:tabs>
        <w:tab w:val="clear" w:pos="9360"/>
      </w:tabs>
      <w:ind w:hanging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790"/>
    </w:tblGrid>
    <w:tr w:rsidR="001B2B1E" w:rsidRPr="005C3606" w14:paraId="36EAFAF9" w14:textId="77777777" w:rsidTr="001B2B1E">
      <w:trPr>
        <w:trHeight w:hRule="exact" w:val="461"/>
      </w:trPr>
      <w:tc>
        <w:tcPr>
          <w:tcW w:w="10790" w:type="dxa"/>
          <w:tcBorders>
            <w:top w:val="nil"/>
            <w:left w:val="nil"/>
            <w:bottom w:val="nil"/>
            <w:right w:val="nil"/>
          </w:tcBorders>
        </w:tcPr>
        <w:p w14:paraId="0908EFFA" w14:textId="77777777" w:rsidR="001B2B1E" w:rsidRPr="005C3606" w:rsidRDefault="00E34778" w:rsidP="001B2B1E">
          <w:pPr>
            <w:pStyle w:val="Footer"/>
            <w:jc w:val="center"/>
            <w:rPr>
              <w:rStyle w:val="PageNumber"/>
              <w:color w:val="FF0000"/>
              <w:sz w:val="18"/>
              <w:szCs w:val="18"/>
            </w:rPr>
          </w:pPr>
          <w:r>
            <w:rPr>
              <w:noProof/>
              <w:color w:val="FF0000"/>
              <w:sz w:val="18"/>
              <w:szCs w:val="18"/>
            </w:rPr>
            <mc:AlternateContent>
              <mc:Choice Requires="wps">
                <w:drawing>
                  <wp:anchor distT="0" distB="0" distL="0" distR="0" simplePos="0" relativeHeight="251658244" behindDoc="0" locked="0" layoutInCell="1" allowOverlap="1" wp14:anchorId="5AE6CE0D" wp14:editId="56F5BEE8">
                    <wp:simplePos x="635" y="635"/>
                    <wp:positionH relativeFrom="rightMargin">
                      <wp:align>right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0" b="9525"/>
                    <wp:wrapSquare wrapText="bothSides"/>
                    <wp:docPr id="2" name="Text Box 2" descr="INTERNAL - NI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631A69" w14:textId="77777777" w:rsidR="00E34778" w:rsidRPr="00E34778" w:rsidRDefault="00E34778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E3477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 - NI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AE6CE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alt="INTERNAL - NI CONFIDENTIAL" style="position:absolute;left:0;text-align:left;margin-left:-16.25pt;margin-top:.05pt;width:34.95pt;height:34.95pt;z-index:25165824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" filled="f" stroked="f">
                    <v:textbox style="mso-fit-shape-to-text:t" inset="0,0,5pt,0">
                      <w:txbxContent>
                        <w:p w14:paraId="64631A69" w14:textId="77777777" w:rsidR="00E34778" w:rsidRPr="00E34778" w:rsidRDefault="00E347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347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NI CONFIDENTIAL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B2B1E" w:rsidRPr="005C3606">
            <w:rPr>
              <w:rStyle w:val="PageNumber"/>
              <w:color w:val="FF0000"/>
              <w:sz w:val="18"/>
              <w:szCs w:val="18"/>
            </w:rPr>
            <w:t>National Instruments CONFIDENTIAL</w:t>
          </w:r>
        </w:p>
      </w:tc>
    </w:tr>
  </w:tbl>
  <w:p w14:paraId="78CF50D0" w14:textId="77777777" w:rsidR="00FA7498" w:rsidRPr="005C3606" w:rsidRDefault="00FA7498" w:rsidP="00866D25">
    <w:pPr>
      <w:pStyle w:val="Footer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1B2B1E" w14:paraId="50ECD46D" w14:textId="77777777" w:rsidTr="00AF1AD8">
      <w:trPr>
        <w:trHeight w:hRule="exact" w:val="461"/>
      </w:trPr>
      <w:tc>
        <w:tcPr>
          <w:tcW w:w="3596" w:type="dxa"/>
          <w:tcBorders>
            <w:top w:val="nil"/>
            <w:left w:val="nil"/>
            <w:bottom w:val="nil"/>
            <w:right w:val="nil"/>
          </w:tcBorders>
        </w:tcPr>
        <w:p w14:paraId="3A6DB65A" w14:textId="20BE3B97" w:rsidR="001B2B1E" w:rsidRPr="005C3606" w:rsidRDefault="00E34778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0" distR="0" simplePos="0" relativeHeight="251658241" behindDoc="0" locked="0" layoutInCell="1" allowOverlap="1" wp14:anchorId="3C5C1C81" wp14:editId="41F6AABE">
                    <wp:simplePos x="635" y="635"/>
                    <wp:positionH relativeFrom="rightMargin">
                      <wp:align>right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0" b="9525"/>
                    <wp:wrapSquare wrapText="bothSides"/>
                    <wp:docPr id="1132138930" name="Text Box 1132138930" descr="INTERNAL - NI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A18B66" w14:textId="77777777" w:rsidR="00E34778" w:rsidRPr="00E34778" w:rsidRDefault="00E34778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E3477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 - NI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C5C1C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2138930" o:spid="_x0000_s1029" type="#_x0000_t202" alt="INTERNAL - NI CONFIDENTIAL" style="position:absolute;margin-left:-16.25pt;margin-top:.05pt;width:34.95pt;height:34.95pt;z-index:251658241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" filled="f" stroked="f">
                    <v:textbox style="mso-fit-shape-to-text:t" inset="0,0,5pt,0">
                      <w:txbxContent>
                        <w:p w14:paraId="72A18B66" w14:textId="77777777" w:rsidR="00E34778" w:rsidRPr="00E34778" w:rsidRDefault="00E347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347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NI CONFIDENTIAL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B2B1E" w:rsidRPr="005C3606">
            <w:rPr>
              <w:sz w:val="18"/>
              <w:szCs w:val="18"/>
            </w:rPr>
            <w:t xml:space="preserve">Last Updated: </w:t>
          </w:r>
          <w:r w:rsidR="001B2B1E" w:rsidRPr="005C3606">
            <w:rPr>
              <w:sz w:val="18"/>
              <w:szCs w:val="18"/>
            </w:rPr>
            <w:fldChar w:fldCharType="begin"/>
          </w:r>
          <w:r w:rsidR="001B2B1E" w:rsidRPr="005C3606">
            <w:rPr>
              <w:sz w:val="18"/>
              <w:szCs w:val="18"/>
            </w:rPr>
            <w:instrText xml:space="preserve"> DATE \@ "MMMM d, yyyy" </w:instrText>
          </w:r>
          <w:r w:rsidR="001B2B1E" w:rsidRPr="005C3606">
            <w:rPr>
              <w:sz w:val="18"/>
              <w:szCs w:val="18"/>
            </w:rPr>
            <w:fldChar w:fldCharType="separate"/>
          </w:r>
          <w:r w:rsidR="001B2B1E" w:rsidRPr="005C3606">
            <w:rPr>
              <w:sz w:val="18"/>
              <w:szCs w:val="18"/>
            </w:rPr>
            <w:fldChar w:fldCharType="end"/>
          </w: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1DF95C8F" w14:textId="77777777" w:rsidR="001B2B1E" w:rsidRPr="005C3606" w:rsidRDefault="00025078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center"/>
            <w:rPr>
              <w:sz w:val="18"/>
              <w:szCs w:val="18"/>
            </w:rPr>
          </w:pPr>
          <w:r>
            <w:rPr>
              <w:color w:val="FF0000"/>
              <w:sz w:val="18"/>
              <w:szCs w:val="18"/>
            </w:rPr>
            <w:t>NI</w:t>
          </w:r>
          <w:r w:rsidR="001B2B1E" w:rsidRPr="005C3606">
            <w:rPr>
              <w:color w:val="FF0000"/>
              <w:sz w:val="18"/>
              <w:szCs w:val="18"/>
            </w:rPr>
            <w:t xml:space="preserve"> CONFIDENTIAL</w:t>
          </w: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0260A6D4" w14:textId="77777777" w:rsidR="001B2B1E" w:rsidRPr="005C3606" w:rsidRDefault="001B2B1E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right"/>
            <w:rPr>
              <w:sz w:val="18"/>
              <w:szCs w:val="18"/>
            </w:rPr>
          </w:pPr>
          <w:r w:rsidRPr="005C3606">
            <w:rPr>
              <w:sz w:val="18"/>
              <w:szCs w:val="18"/>
            </w:rPr>
            <w:t xml:space="preserve">Page </w:t>
          </w:r>
          <w:r w:rsidRPr="005C3606">
            <w:rPr>
              <w:noProof/>
              <w:sz w:val="18"/>
              <w:szCs w:val="18"/>
            </w:rPr>
            <w:fldChar w:fldCharType="begin"/>
          </w:r>
          <w:r w:rsidRPr="005C3606">
            <w:rPr>
              <w:sz w:val="18"/>
              <w:szCs w:val="18"/>
            </w:rPr>
            <w:instrText xml:space="preserve"> PAGE </w:instrText>
          </w:r>
          <w:r w:rsidRPr="005C3606">
            <w:rPr>
              <w:sz w:val="18"/>
              <w:szCs w:val="18"/>
            </w:rPr>
            <w:fldChar w:fldCharType="separate"/>
          </w:r>
          <w:r w:rsidRPr="005C3606">
            <w:rPr>
              <w:sz w:val="18"/>
              <w:szCs w:val="18"/>
            </w:rPr>
            <w:t>3</w:t>
          </w:r>
          <w:r w:rsidRPr="005C3606">
            <w:rPr>
              <w:noProof/>
              <w:sz w:val="18"/>
              <w:szCs w:val="18"/>
            </w:rPr>
            <w:fldChar w:fldCharType="end"/>
          </w:r>
          <w:r w:rsidRPr="005C3606">
            <w:rPr>
              <w:sz w:val="18"/>
              <w:szCs w:val="18"/>
            </w:rPr>
            <w:t xml:space="preserve"> of </w:t>
          </w:r>
          <w:r w:rsidRPr="005C3606">
            <w:rPr>
              <w:noProof/>
              <w:sz w:val="18"/>
              <w:szCs w:val="18"/>
            </w:rPr>
            <w:fldChar w:fldCharType="begin"/>
          </w:r>
          <w:r w:rsidRPr="005C3606">
            <w:rPr>
              <w:noProof/>
              <w:sz w:val="18"/>
              <w:szCs w:val="18"/>
            </w:rPr>
            <w:instrText xml:space="preserve"> NUMPAGES </w:instrText>
          </w:r>
          <w:r w:rsidRPr="005C3606">
            <w:rPr>
              <w:noProof/>
              <w:sz w:val="18"/>
              <w:szCs w:val="18"/>
            </w:rPr>
            <w:fldChar w:fldCharType="separate"/>
          </w:r>
          <w:r w:rsidRPr="005C3606">
            <w:rPr>
              <w:noProof/>
              <w:sz w:val="18"/>
              <w:szCs w:val="18"/>
            </w:rPr>
            <w:t>9</w:t>
          </w:r>
          <w:r w:rsidRPr="005C3606">
            <w:rPr>
              <w:noProof/>
              <w:sz w:val="18"/>
              <w:szCs w:val="18"/>
            </w:rPr>
            <w:fldChar w:fldCharType="end"/>
          </w:r>
        </w:p>
      </w:tc>
    </w:tr>
  </w:tbl>
  <w:p w14:paraId="00FF4596" w14:textId="77777777" w:rsidR="008F4725" w:rsidRDefault="008F472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2FDC" w14:textId="77777777" w:rsidR="008F4725" w:rsidRDefault="008F472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1B2B1E" w14:paraId="71CC1106" w14:textId="77777777" w:rsidTr="00AF1AD8">
      <w:trPr>
        <w:trHeight w:hRule="exact" w:val="461"/>
      </w:trPr>
      <w:tc>
        <w:tcPr>
          <w:tcW w:w="3596" w:type="dxa"/>
          <w:tcBorders>
            <w:top w:val="nil"/>
            <w:left w:val="nil"/>
            <w:bottom w:val="nil"/>
            <w:right w:val="nil"/>
          </w:tcBorders>
        </w:tcPr>
        <w:p w14:paraId="57177334" w14:textId="3D00D5FD" w:rsidR="001B2B1E" w:rsidRPr="005C3606" w:rsidRDefault="00E34778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0" distR="0" simplePos="0" relativeHeight="251658242" behindDoc="0" locked="0" layoutInCell="1" allowOverlap="1" wp14:anchorId="3C5C1C81" wp14:editId="41F6AABE">
                    <wp:simplePos x="635" y="635"/>
                    <wp:positionH relativeFrom="rightMargin">
                      <wp:align>right</wp:align>
                    </wp:positionH>
                    <wp:positionV relativeFrom="paragraph">
                      <wp:posOffset>635</wp:posOffset>
                    </wp:positionV>
                    <wp:extent cx="443865" cy="443865"/>
                    <wp:effectExtent l="0" t="0" r="0" b="9525"/>
                    <wp:wrapSquare wrapText="bothSides"/>
                    <wp:docPr id="4" name="Text Box 4" descr="INTERNAL - NI CONFIDENT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5D16F37" w14:textId="3EA458FD" w:rsidR="00E34778" w:rsidRPr="00E34778" w:rsidRDefault="00E34778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</w:pPr>
                                <w:r w:rsidRPr="00E3477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</w:rPr>
                                  <w:t>INTERNAL - NI 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C5C1C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30" type="#_x0000_t202" alt="INTERNAL - NI CONFIDENTIAL" style="position:absolute;margin-left:-16.25pt;margin-top:.05pt;width:34.95pt;height:34.95pt;z-index:251658242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" filled="f" stroked="f">
                    <v:textbox style="mso-fit-shape-to-text:t" inset="0,0,5pt,0">
                      <w:txbxContent>
                        <w:p w14:paraId="35D16F37" w14:textId="3EA458FD" w:rsidR="00E34778" w:rsidRPr="00E34778" w:rsidRDefault="00E3477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347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INTERNAL - NI CONFIDENTIAL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B2B1E" w:rsidRPr="005C3606">
            <w:rPr>
              <w:sz w:val="18"/>
              <w:szCs w:val="18"/>
            </w:rPr>
            <w:t xml:space="preserve"> </w:t>
          </w:r>
          <w:r w:rsidR="001B2B1E" w:rsidRPr="005C3606">
            <w:rPr>
              <w:sz w:val="18"/>
              <w:szCs w:val="18"/>
            </w:rPr>
            <w:fldChar w:fldCharType="begin"/>
          </w:r>
          <w:r w:rsidR="001B2B1E" w:rsidRPr="005C3606">
            <w:rPr>
              <w:sz w:val="18"/>
              <w:szCs w:val="18"/>
            </w:rPr>
            <w:instrText xml:space="preserve"> DATE \@ "MMMM d, yyyy" </w:instrText>
          </w:r>
          <w:r w:rsidR="001B2B1E" w:rsidRPr="005C3606">
            <w:rPr>
              <w:sz w:val="18"/>
              <w:szCs w:val="18"/>
            </w:rPr>
            <w:fldChar w:fldCharType="separate"/>
          </w:r>
          <w:r w:rsidR="001B2B1E" w:rsidRPr="005C3606">
            <w:rPr>
              <w:sz w:val="18"/>
              <w:szCs w:val="18"/>
            </w:rPr>
            <w:fldChar w:fldCharType="end"/>
          </w: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39AB879B" w14:textId="629B0D9F" w:rsidR="001B2B1E" w:rsidRPr="005C3606" w:rsidRDefault="001B2B1E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center"/>
            <w:rPr>
              <w:sz w:val="18"/>
              <w:szCs w:val="18"/>
            </w:rPr>
          </w:pPr>
        </w:p>
      </w:tc>
      <w:tc>
        <w:tcPr>
          <w:tcW w:w="3597" w:type="dxa"/>
          <w:tcBorders>
            <w:top w:val="nil"/>
            <w:left w:val="nil"/>
            <w:bottom w:val="nil"/>
            <w:right w:val="nil"/>
          </w:tcBorders>
        </w:tcPr>
        <w:p w14:paraId="047E0680" w14:textId="5E75ECE9" w:rsidR="001B2B1E" w:rsidRPr="00C050FF" w:rsidRDefault="001B2B1E" w:rsidP="001B2B1E">
          <w:pPr>
            <w:pStyle w:val="Footer"/>
            <w:tabs>
              <w:tab w:val="right" w:pos="4680"/>
              <w:tab w:val="right" w:pos="10080"/>
              <w:tab w:val="right" w:pos="10656"/>
              <w:tab w:val="right" w:pos="10800"/>
            </w:tabs>
            <w:jc w:val="right"/>
            <w:rPr>
              <w:sz w:val="18"/>
              <w:szCs w:val="18"/>
            </w:rPr>
          </w:pPr>
          <w:r w:rsidRPr="00C050FF">
            <w:rPr>
              <w:sz w:val="18"/>
              <w:szCs w:val="18"/>
            </w:rPr>
            <w:t xml:space="preserve">Page </w:t>
          </w:r>
          <w:r w:rsidRPr="00C050FF">
            <w:rPr>
              <w:noProof/>
              <w:sz w:val="18"/>
              <w:szCs w:val="18"/>
            </w:rPr>
            <w:fldChar w:fldCharType="begin"/>
          </w:r>
          <w:r w:rsidRPr="00C050FF">
            <w:rPr>
              <w:sz w:val="18"/>
              <w:szCs w:val="18"/>
            </w:rPr>
            <w:instrText xml:space="preserve"> PAGE </w:instrText>
          </w:r>
          <w:r w:rsidRPr="00C050FF">
            <w:rPr>
              <w:sz w:val="18"/>
              <w:szCs w:val="18"/>
            </w:rPr>
            <w:fldChar w:fldCharType="separate"/>
          </w:r>
          <w:r w:rsidRPr="00C050FF">
            <w:rPr>
              <w:sz w:val="18"/>
              <w:szCs w:val="18"/>
            </w:rPr>
            <w:t>3</w:t>
          </w:r>
          <w:r w:rsidRPr="00C050FF">
            <w:rPr>
              <w:noProof/>
              <w:sz w:val="18"/>
              <w:szCs w:val="18"/>
            </w:rPr>
            <w:fldChar w:fldCharType="end"/>
          </w:r>
          <w:r w:rsidRPr="00C050FF">
            <w:rPr>
              <w:sz w:val="18"/>
              <w:szCs w:val="18"/>
            </w:rPr>
            <w:t xml:space="preserve"> of </w:t>
          </w:r>
          <w:r w:rsidRPr="00C050FF">
            <w:rPr>
              <w:noProof/>
              <w:sz w:val="18"/>
              <w:szCs w:val="18"/>
            </w:rPr>
            <w:fldChar w:fldCharType="begin"/>
          </w:r>
          <w:r w:rsidRPr="00C050FF">
            <w:rPr>
              <w:noProof/>
              <w:sz w:val="18"/>
              <w:szCs w:val="18"/>
            </w:rPr>
            <w:instrText xml:space="preserve"> NUMPAGES </w:instrText>
          </w:r>
          <w:r w:rsidRPr="00C050FF">
            <w:rPr>
              <w:noProof/>
              <w:sz w:val="18"/>
              <w:szCs w:val="18"/>
            </w:rPr>
            <w:fldChar w:fldCharType="separate"/>
          </w:r>
          <w:r w:rsidRPr="00C050FF">
            <w:rPr>
              <w:noProof/>
              <w:sz w:val="18"/>
              <w:szCs w:val="18"/>
            </w:rPr>
            <w:t>9</w:t>
          </w:r>
          <w:r w:rsidRPr="00C050FF">
            <w:rPr>
              <w:noProof/>
              <w:sz w:val="18"/>
              <w:szCs w:val="18"/>
            </w:rPr>
            <w:fldChar w:fldCharType="end"/>
          </w:r>
        </w:p>
      </w:tc>
    </w:tr>
  </w:tbl>
  <w:p w14:paraId="4A5FC80F" w14:textId="77777777" w:rsidR="00187404" w:rsidRDefault="00187404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BCFB4" w14:textId="77777777" w:rsidR="00187404" w:rsidRDefault="00187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528B" w14:textId="77777777" w:rsidR="00852091" w:rsidRDefault="00852091" w:rsidP="006008BA">
      <w:r>
        <w:separator/>
      </w:r>
    </w:p>
  </w:footnote>
  <w:footnote w:type="continuationSeparator" w:id="0">
    <w:p w14:paraId="7B770A87" w14:textId="77777777" w:rsidR="00852091" w:rsidRDefault="00852091" w:rsidP="006008BA">
      <w:r>
        <w:continuationSeparator/>
      </w:r>
    </w:p>
  </w:footnote>
  <w:footnote w:type="continuationNotice" w:id="1">
    <w:p w14:paraId="2B6506D9" w14:textId="77777777" w:rsidR="00852091" w:rsidRDefault="008520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E88F9D" w14:paraId="39F55B4D" w14:textId="77777777" w:rsidTr="79E88F9D">
      <w:trPr>
        <w:trHeight w:val="300"/>
      </w:trPr>
      <w:tc>
        <w:tcPr>
          <w:tcW w:w="3600" w:type="dxa"/>
        </w:tcPr>
        <w:p w14:paraId="0A7F4997" w14:textId="3BAA5510" w:rsidR="79E88F9D" w:rsidRDefault="79E88F9D" w:rsidP="79E88F9D">
          <w:pPr>
            <w:pStyle w:val="Header"/>
            <w:ind w:left="-115"/>
          </w:pPr>
        </w:p>
      </w:tc>
      <w:tc>
        <w:tcPr>
          <w:tcW w:w="3600" w:type="dxa"/>
        </w:tcPr>
        <w:p w14:paraId="2B2BDB1E" w14:textId="5D195DD3" w:rsidR="79E88F9D" w:rsidRDefault="79E88F9D" w:rsidP="79E88F9D">
          <w:pPr>
            <w:pStyle w:val="Header"/>
            <w:jc w:val="center"/>
          </w:pPr>
        </w:p>
      </w:tc>
      <w:tc>
        <w:tcPr>
          <w:tcW w:w="3600" w:type="dxa"/>
        </w:tcPr>
        <w:p w14:paraId="7256FD9A" w14:textId="48FD0CB1" w:rsidR="79E88F9D" w:rsidRDefault="79E88F9D" w:rsidP="79E88F9D">
          <w:pPr>
            <w:pStyle w:val="Header"/>
            <w:ind w:right="-115"/>
            <w:jc w:val="right"/>
          </w:pPr>
        </w:p>
      </w:tc>
    </w:tr>
  </w:tbl>
  <w:p w14:paraId="0E0B33C3" w14:textId="4ED964CF" w:rsidR="003970B9" w:rsidRDefault="003970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FA7498" w14:paraId="0B363662" w14:textId="77777777" w:rsidTr="4228CF8B">
      <w:tc>
        <w:tcPr>
          <w:tcW w:w="3600" w:type="dxa"/>
        </w:tcPr>
        <w:p w14:paraId="04DB436D" w14:textId="68E20C72" w:rsidR="00FA7498" w:rsidRDefault="00FA7498" w:rsidP="4228CF8B">
          <w:pPr>
            <w:pStyle w:val="Header"/>
            <w:ind w:left="-115"/>
          </w:pPr>
        </w:p>
      </w:tc>
      <w:tc>
        <w:tcPr>
          <w:tcW w:w="3600" w:type="dxa"/>
        </w:tcPr>
        <w:p w14:paraId="217252FE" w14:textId="48CEED3D" w:rsidR="00FA7498" w:rsidRDefault="00FA7498" w:rsidP="4228CF8B">
          <w:pPr>
            <w:pStyle w:val="Header"/>
            <w:jc w:val="center"/>
          </w:pPr>
        </w:p>
      </w:tc>
      <w:tc>
        <w:tcPr>
          <w:tcW w:w="3600" w:type="dxa"/>
        </w:tcPr>
        <w:p w14:paraId="189C4E2C" w14:textId="7EE67D7B" w:rsidR="00FA7498" w:rsidRDefault="00FA7498" w:rsidP="4228CF8B">
          <w:pPr>
            <w:pStyle w:val="Header"/>
            <w:ind w:right="-115"/>
            <w:jc w:val="right"/>
          </w:pPr>
        </w:p>
      </w:tc>
    </w:tr>
  </w:tbl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90"/>
    </w:tblGrid>
    <w:tr w:rsidR="005C3606" w14:paraId="12095B5D" w14:textId="77777777" w:rsidTr="00493C27">
      <w:trPr>
        <w:trHeight w:val="1296"/>
      </w:trPr>
      <w:tc>
        <w:tcPr>
          <w:tcW w:w="10790" w:type="dxa"/>
        </w:tcPr>
        <w:p w14:paraId="7A1EFE29" w14:textId="4E24AD86" w:rsidR="005C3606" w:rsidRDefault="005C3606" w:rsidP="00C53769">
          <w:pPr>
            <w:pStyle w:val="Header"/>
            <w:jc w:val="center"/>
          </w:pPr>
        </w:p>
      </w:tc>
    </w:tr>
    <w:tr w:rsidR="005C3606" w14:paraId="62321B55" w14:textId="77777777" w:rsidTr="00493C27">
      <w:tc>
        <w:tcPr>
          <w:tcW w:w="10790" w:type="dxa"/>
        </w:tcPr>
        <w:p w14:paraId="0C02CAFE" w14:textId="29CE08B4" w:rsidR="005C3606" w:rsidRPr="005C3606" w:rsidRDefault="005C3606" w:rsidP="00493C27">
          <w:pPr>
            <w:jc w:val="center"/>
            <w:rPr>
              <w:color w:val="0A60A3"/>
              <w:u w:val="single" w:color="4472C4" w:themeColor="accent1"/>
            </w:rPr>
          </w:pPr>
        </w:p>
      </w:tc>
    </w:tr>
  </w:tbl>
  <w:p w14:paraId="12055A60" w14:textId="449B3306" w:rsidR="00493C27" w:rsidRPr="00493C27" w:rsidRDefault="00493C27" w:rsidP="00493C27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680"/>
      <w:gridCol w:w="1680"/>
      <w:gridCol w:w="1680"/>
    </w:tblGrid>
    <w:tr w:rsidR="79E88F9D" w14:paraId="4FD20ED3" w14:textId="77777777" w:rsidTr="79E88F9D">
      <w:trPr>
        <w:trHeight w:val="300"/>
      </w:trPr>
      <w:tc>
        <w:tcPr>
          <w:tcW w:w="1680" w:type="dxa"/>
        </w:tcPr>
        <w:p w14:paraId="4713ABC1" w14:textId="14B7C339" w:rsidR="79E88F9D" w:rsidRDefault="79E88F9D" w:rsidP="79E88F9D">
          <w:pPr>
            <w:pStyle w:val="Header"/>
            <w:ind w:left="-115"/>
          </w:pPr>
        </w:p>
      </w:tc>
      <w:tc>
        <w:tcPr>
          <w:tcW w:w="1680" w:type="dxa"/>
        </w:tcPr>
        <w:p w14:paraId="257DBCF8" w14:textId="35AEB8B6" w:rsidR="79E88F9D" w:rsidRDefault="79E88F9D" w:rsidP="79E88F9D">
          <w:pPr>
            <w:pStyle w:val="Header"/>
            <w:jc w:val="center"/>
          </w:pPr>
        </w:p>
      </w:tc>
      <w:tc>
        <w:tcPr>
          <w:tcW w:w="1680" w:type="dxa"/>
        </w:tcPr>
        <w:p w14:paraId="0A2B8BAB" w14:textId="02D160C5" w:rsidR="79E88F9D" w:rsidRDefault="79E88F9D" w:rsidP="79E88F9D">
          <w:pPr>
            <w:pStyle w:val="Header"/>
            <w:ind w:right="-115"/>
            <w:jc w:val="right"/>
          </w:pPr>
        </w:p>
      </w:tc>
    </w:tr>
  </w:tbl>
  <w:p w14:paraId="1C7DC544" w14:textId="796ADCB4" w:rsidR="003970B9" w:rsidRDefault="003970B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E88F9D" w14:paraId="11FB8270" w14:textId="77777777" w:rsidTr="79E88F9D">
      <w:trPr>
        <w:trHeight w:val="300"/>
      </w:trPr>
      <w:tc>
        <w:tcPr>
          <w:tcW w:w="3600" w:type="dxa"/>
        </w:tcPr>
        <w:p w14:paraId="7D7DFD67" w14:textId="5E119665" w:rsidR="79E88F9D" w:rsidRDefault="79E88F9D" w:rsidP="79E88F9D">
          <w:pPr>
            <w:pStyle w:val="Header"/>
            <w:ind w:left="-115"/>
          </w:pPr>
        </w:p>
      </w:tc>
      <w:tc>
        <w:tcPr>
          <w:tcW w:w="3600" w:type="dxa"/>
        </w:tcPr>
        <w:p w14:paraId="6FEAB598" w14:textId="043EF72D" w:rsidR="79E88F9D" w:rsidRDefault="79E88F9D" w:rsidP="79E88F9D">
          <w:pPr>
            <w:pStyle w:val="Header"/>
            <w:jc w:val="center"/>
          </w:pPr>
        </w:p>
      </w:tc>
      <w:tc>
        <w:tcPr>
          <w:tcW w:w="3600" w:type="dxa"/>
        </w:tcPr>
        <w:p w14:paraId="06F5947E" w14:textId="7ED4E083" w:rsidR="79E88F9D" w:rsidRDefault="79E88F9D" w:rsidP="79E88F9D">
          <w:pPr>
            <w:pStyle w:val="Header"/>
            <w:ind w:right="-115"/>
            <w:jc w:val="right"/>
          </w:pPr>
        </w:p>
      </w:tc>
    </w:tr>
  </w:tbl>
  <w:p w14:paraId="2DD8F79D" w14:textId="60DD45A1" w:rsidR="003970B9" w:rsidRDefault="003970B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E88F9D" w14:paraId="42F5CCDE" w14:textId="77777777" w:rsidTr="79E88F9D">
      <w:trPr>
        <w:trHeight w:val="300"/>
      </w:trPr>
      <w:tc>
        <w:tcPr>
          <w:tcW w:w="3600" w:type="dxa"/>
        </w:tcPr>
        <w:p w14:paraId="3D19AF66" w14:textId="1DB902C5" w:rsidR="79E88F9D" w:rsidRDefault="79E88F9D" w:rsidP="79E88F9D">
          <w:pPr>
            <w:pStyle w:val="Header"/>
            <w:ind w:left="-115"/>
          </w:pPr>
        </w:p>
      </w:tc>
      <w:tc>
        <w:tcPr>
          <w:tcW w:w="3600" w:type="dxa"/>
        </w:tcPr>
        <w:p w14:paraId="660D1360" w14:textId="06A0226A" w:rsidR="79E88F9D" w:rsidRDefault="79E88F9D" w:rsidP="79E88F9D">
          <w:pPr>
            <w:pStyle w:val="Header"/>
            <w:jc w:val="center"/>
          </w:pPr>
        </w:p>
      </w:tc>
      <w:tc>
        <w:tcPr>
          <w:tcW w:w="3600" w:type="dxa"/>
        </w:tcPr>
        <w:p w14:paraId="3B945AAA" w14:textId="1B484892" w:rsidR="79E88F9D" w:rsidRDefault="79E88F9D" w:rsidP="79E88F9D">
          <w:pPr>
            <w:pStyle w:val="Header"/>
            <w:ind w:right="-115"/>
            <w:jc w:val="right"/>
          </w:pPr>
        </w:p>
      </w:tc>
    </w:tr>
  </w:tbl>
  <w:p w14:paraId="7BFDA777" w14:textId="6C3C1399" w:rsidR="003970B9" w:rsidRDefault="003970B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9E88F9D" w14:paraId="05CDCF8F" w14:textId="77777777" w:rsidTr="79E88F9D">
      <w:trPr>
        <w:trHeight w:val="300"/>
      </w:trPr>
      <w:tc>
        <w:tcPr>
          <w:tcW w:w="3600" w:type="dxa"/>
        </w:tcPr>
        <w:p w14:paraId="5F344CE8" w14:textId="72362F51" w:rsidR="79E88F9D" w:rsidRDefault="79E88F9D" w:rsidP="79E88F9D">
          <w:pPr>
            <w:pStyle w:val="Header"/>
            <w:ind w:left="-115"/>
          </w:pPr>
        </w:p>
      </w:tc>
      <w:tc>
        <w:tcPr>
          <w:tcW w:w="3600" w:type="dxa"/>
        </w:tcPr>
        <w:p w14:paraId="707C2449" w14:textId="678A6662" w:rsidR="79E88F9D" w:rsidRDefault="79E88F9D" w:rsidP="79E88F9D">
          <w:pPr>
            <w:pStyle w:val="Header"/>
            <w:jc w:val="center"/>
          </w:pPr>
        </w:p>
      </w:tc>
      <w:tc>
        <w:tcPr>
          <w:tcW w:w="3600" w:type="dxa"/>
        </w:tcPr>
        <w:p w14:paraId="16B02BA5" w14:textId="04B56563" w:rsidR="79E88F9D" w:rsidRDefault="79E88F9D" w:rsidP="79E88F9D">
          <w:pPr>
            <w:pStyle w:val="Header"/>
            <w:ind w:right="-115"/>
            <w:jc w:val="right"/>
          </w:pPr>
        </w:p>
      </w:tc>
    </w:tr>
  </w:tbl>
  <w:p w14:paraId="3C1785D0" w14:textId="1BDB4FEF" w:rsidR="003970B9" w:rsidRDefault="003970B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01F"/>
    <w:multiLevelType w:val="hybridMultilevel"/>
    <w:tmpl w:val="4378CBF2"/>
    <w:lvl w:ilvl="0" w:tplc="A0BCC8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2D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BC52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E4A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3E7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92D9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E6B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6668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925B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A82C9A"/>
    <w:multiLevelType w:val="hybridMultilevel"/>
    <w:tmpl w:val="B05C2D9A"/>
    <w:lvl w:ilvl="0" w:tplc="C0146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6A8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864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162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083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DE2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3EB5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2023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C16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FA1CF3"/>
    <w:multiLevelType w:val="hybridMultilevel"/>
    <w:tmpl w:val="75722EB6"/>
    <w:lvl w:ilvl="0" w:tplc="62F02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42C1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FED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300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44D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DCB0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449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B68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7AB4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1125D5C"/>
    <w:multiLevelType w:val="hybridMultilevel"/>
    <w:tmpl w:val="CA5E0A38"/>
    <w:lvl w:ilvl="0" w:tplc="64A0A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D8F8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E4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EA2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B02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885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F40A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B4D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8EFA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9E3DC3"/>
    <w:multiLevelType w:val="multilevel"/>
    <w:tmpl w:val="029C5D6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D5518"/>
    <w:multiLevelType w:val="hybridMultilevel"/>
    <w:tmpl w:val="6C50D126"/>
    <w:lvl w:ilvl="0" w:tplc="14520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0465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07B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D3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23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4CA7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067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2C2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83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672BD3"/>
    <w:multiLevelType w:val="hybridMultilevel"/>
    <w:tmpl w:val="FFC84740"/>
    <w:lvl w:ilvl="0" w:tplc="AE3237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1CF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8E3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A063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629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84D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C2C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4A7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D60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CC257F4"/>
    <w:multiLevelType w:val="hybridMultilevel"/>
    <w:tmpl w:val="C526BE40"/>
    <w:lvl w:ilvl="0" w:tplc="4836B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27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7A7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E55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1C0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8A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D22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8B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04C9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F9A6A12"/>
    <w:multiLevelType w:val="hybridMultilevel"/>
    <w:tmpl w:val="121405BA"/>
    <w:lvl w:ilvl="0" w:tplc="2558F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909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1E3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AA6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C5D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944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0C2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9C0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CDC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40837FA"/>
    <w:multiLevelType w:val="hybridMultilevel"/>
    <w:tmpl w:val="6CFED4E6"/>
    <w:lvl w:ilvl="0" w:tplc="3BC43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F85B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20E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5E7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AA7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E7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DA9C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EAE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747F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411618D"/>
    <w:multiLevelType w:val="hybridMultilevel"/>
    <w:tmpl w:val="6B76186E"/>
    <w:lvl w:ilvl="0" w:tplc="7BF60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D8E5C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0EC9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EF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0061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702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DCA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C65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D63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18B5236"/>
    <w:multiLevelType w:val="multilevel"/>
    <w:tmpl w:val="D1DC81BC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6003F"/>
    <w:multiLevelType w:val="hybridMultilevel"/>
    <w:tmpl w:val="BBB474B6"/>
    <w:lvl w:ilvl="0" w:tplc="4A5642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D5BAEF7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731F6B"/>
    <w:multiLevelType w:val="hybridMultilevel"/>
    <w:tmpl w:val="0F268A84"/>
    <w:lvl w:ilvl="0" w:tplc="68B21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A2E1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667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AB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E4FF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82C7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FAD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867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92F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E9A1B9E"/>
    <w:multiLevelType w:val="hybridMultilevel"/>
    <w:tmpl w:val="43B60B2A"/>
    <w:lvl w:ilvl="0" w:tplc="9796C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0CB0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B67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DCD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A82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0E7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7275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CF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4E3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03806798">
    <w:abstractNumId w:val="12"/>
  </w:num>
  <w:num w:numId="2" w16cid:durableId="883830008">
    <w:abstractNumId w:val="4"/>
  </w:num>
  <w:num w:numId="3" w16cid:durableId="1600406890">
    <w:abstractNumId w:val="11"/>
  </w:num>
  <w:num w:numId="4" w16cid:durableId="2146771164">
    <w:abstractNumId w:val="5"/>
  </w:num>
  <w:num w:numId="5" w16cid:durableId="1533759933">
    <w:abstractNumId w:val="14"/>
  </w:num>
  <w:num w:numId="6" w16cid:durableId="1996640404">
    <w:abstractNumId w:val="2"/>
  </w:num>
  <w:num w:numId="7" w16cid:durableId="1968192721">
    <w:abstractNumId w:val="3"/>
  </w:num>
  <w:num w:numId="8" w16cid:durableId="1797792168">
    <w:abstractNumId w:val="7"/>
  </w:num>
  <w:num w:numId="9" w16cid:durableId="884024944">
    <w:abstractNumId w:val="13"/>
  </w:num>
  <w:num w:numId="10" w16cid:durableId="1592422989">
    <w:abstractNumId w:val="0"/>
  </w:num>
  <w:num w:numId="11" w16cid:durableId="523832377">
    <w:abstractNumId w:val="8"/>
  </w:num>
  <w:num w:numId="12" w16cid:durableId="978000392">
    <w:abstractNumId w:val="6"/>
  </w:num>
  <w:num w:numId="13" w16cid:durableId="1277374855">
    <w:abstractNumId w:val="10"/>
  </w:num>
  <w:num w:numId="14" w16cid:durableId="1307590147">
    <w:abstractNumId w:val="1"/>
  </w:num>
  <w:num w:numId="15" w16cid:durableId="927887683">
    <w:abstractNumId w:val="9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, Qingchao">
    <w15:presenceInfo w15:providerId="AD" w15:userId="S::qingchao.jia@emerson.com::afe5709a-5a83-4667-bdbc-1fbaaf315744"/>
  </w15:person>
  <w15:person w15:author="Cao, Hang">
    <w15:presenceInfo w15:providerId="AD" w15:userId="S::hang.cao@emerson.com::62773d9d-f177-4d14-96aa-bc1b285f1f6c"/>
  </w15:person>
  <w15:person w15:author="Feng, Freeman">
    <w15:presenceInfo w15:providerId="AD" w15:userId="S::freeman.feng@emerson.com::7d960969-f07b-4965-9ac8-f38d02ab5d5d"/>
  </w15:person>
  <w15:person w15:author="Liang, Tianming">
    <w15:presenceInfo w15:providerId="AD" w15:userId="S::tianming.liang@emerson.com::aa0478fb-9155-44c4-807f-4f37b2f166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51"/>
    <w:rsid w:val="000009B9"/>
    <w:rsid w:val="00001A13"/>
    <w:rsid w:val="0000270C"/>
    <w:rsid w:val="00002F78"/>
    <w:rsid w:val="00003518"/>
    <w:rsid w:val="00004C34"/>
    <w:rsid w:val="00005987"/>
    <w:rsid w:val="00005ED3"/>
    <w:rsid w:val="00005FDB"/>
    <w:rsid w:val="00006F75"/>
    <w:rsid w:val="00007B25"/>
    <w:rsid w:val="00007F85"/>
    <w:rsid w:val="00010678"/>
    <w:rsid w:val="00010D9E"/>
    <w:rsid w:val="000121CA"/>
    <w:rsid w:val="000127E2"/>
    <w:rsid w:val="00013816"/>
    <w:rsid w:val="00014287"/>
    <w:rsid w:val="0001465E"/>
    <w:rsid w:val="000153E1"/>
    <w:rsid w:val="00015C83"/>
    <w:rsid w:val="00016408"/>
    <w:rsid w:val="00016C75"/>
    <w:rsid w:val="0001752A"/>
    <w:rsid w:val="00017643"/>
    <w:rsid w:val="00021B4D"/>
    <w:rsid w:val="0002228D"/>
    <w:rsid w:val="00023634"/>
    <w:rsid w:val="000239CE"/>
    <w:rsid w:val="00023E85"/>
    <w:rsid w:val="000241AD"/>
    <w:rsid w:val="0002486E"/>
    <w:rsid w:val="00024FBD"/>
    <w:rsid w:val="00025078"/>
    <w:rsid w:val="00025BA8"/>
    <w:rsid w:val="00026A83"/>
    <w:rsid w:val="000300D6"/>
    <w:rsid w:val="0003015B"/>
    <w:rsid w:val="00030240"/>
    <w:rsid w:val="00030764"/>
    <w:rsid w:val="000309BA"/>
    <w:rsid w:val="00030F37"/>
    <w:rsid w:val="000310D0"/>
    <w:rsid w:val="00031419"/>
    <w:rsid w:val="0003154A"/>
    <w:rsid w:val="00031B80"/>
    <w:rsid w:val="00031DE4"/>
    <w:rsid w:val="00033605"/>
    <w:rsid w:val="00034BA7"/>
    <w:rsid w:val="0003590B"/>
    <w:rsid w:val="0003627D"/>
    <w:rsid w:val="000362F2"/>
    <w:rsid w:val="00036FB3"/>
    <w:rsid w:val="000374D0"/>
    <w:rsid w:val="00037547"/>
    <w:rsid w:val="000377E1"/>
    <w:rsid w:val="00037A12"/>
    <w:rsid w:val="000384AD"/>
    <w:rsid w:val="0004090A"/>
    <w:rsid w:val="00041B6E"/>
    <w:rsid w:val="0004217E"/>
    <w:rsid w:val="00042CBF"/>
    <w:rsid w:val="00042D17"/>
    <w:rsid w:val="00043262"/>
    <w:rsid w:val="0004336D"/>
    <w:rsid w:val="000434AE"/>
    <w:rsid w:val="000439EE"/>
    <w:rsid w:val="00043EEF"/>
    <w:rsid w:val="0004458C"/>
    <w:rsid w:val="00044C3B"/>
    <w:rsid w:val="0004511E"/>
    <w:rsid w:val="000455EC"/>
    <w:rsid w:val="00046151"/>
    <w:rsid w:val="000461C8"/>
    <w:rsid w:val="00047174"/>
    <w:rsid w:val="000473DD"/>
    <w:rsid w:val="000475A7"/>
    <w:rsid w:val="0004774D"/>
    <w:rsid w:val="00047EFF"/>
    <w:rsid w:val="00051494"/>
    <w:rsid w:val="00051C5B"/>
    <w:rsid w:val="0005389C"/>
    <w:rsid w:val="00053C8A"/>
    <w:rsid w:val="00054A36"/>
    <w:rsid w:val="0005513D"/>
    <w:rsid w:val="00055475"/>
    <w:rsid w:val="00055EE8"/>
    <w:rsid w:val="00055F68"/>
    <w:rsid w:val="00056341"/>
    <w:rsid w:val="000564E4"/>
    <w:rsid w:val="00056873"/>
    <w:rsid w:val="00057763"/>
    <w:rsid w:val="00060565"/>
    <w:rsid w:val="00060990"/>
    <w:rsid w:val="00060D56"/>
    <w:rsid w:val="00060F39"/>
    <w:rsid w:val="000613F1"/>
    <w:rsid w:val="00062079"/>
    <w:rsid w:val="000624D9"/>
    <w:rsid w:val="00062C57"/>
    <w:rsid w:val="00063083"/>
    <w:rsid w:val="000639B5"/>
    <w:rsid w:val="000639E4"/>
    <w:rsid w:val="00063ED9"/>
    <w:rsid w:val="000643DF"/>
    <w:rsid w:val="00064667"/>
    <w:rsid w:val="00065248"/>
    <w:rsid w:val="00065C9F"/>
    <w:rsid w:val="00066053"/>
    <w:rsid w:val="00066D99"/>
    <w:rsid w:val="00066ECA"/>
    <w:rsid w:val="0006765D"/>
    <w:rsid w:val="00067AEA"/>
    <w:rsid w:val="00067B23"/>
    <w:rsid w:val="00067C89"/>
    <w:rsid w:val="00070931"/>
    <w:rsid w:val="00070AD3"/>
    <w:rsid w:val="000723A4"/>
    <w:rsid w:val="00072C40"/>
    <w:rsid w:val="00072C68"/>
    <w:rsid w:val="0007331E"/>
    <w:rsid w:val="0007371E"/>
    <w:rsid w:val="00073F10"/>
    <w:rsid w:val="00074BB7"/>
    <w:rsid w:val="00074CC9"/>
    <w:rsid w:val="00075276"/>
    <w:rsid w:val="00075368"/>
    <w:rsid w:val="0007731E"/>
    <w:rsid w:val="000773C3"/>
    <w:rsid w:val="0007757D"/>
    <w:rsid w:val="00080852"/>
    <w:rsid w:val="00083BBA"/>
    <w:rsid w:val="00083BC8"/>
    <w:rsid w:val="00085FD7"/>
    <w:rsid w:val="00085FF8"/>
    <w:rsid w:val="00086137"/>
    <w:rsid w:val="000867F3"/>
    <w:rsid w:val="0008753F"/>
    <w:rsid w:val="00090A2B"/>
    <w:rsid w:val="00090A37"/>
    <w:rsid w:val="00091193"/>
    <w:rsid w:val="00091631"/>
    <w:rsid w:val="00092198"/>
    <w:rsid w:val="000923AB"/>
    <w:rsid w:val="00092822"/>
    <w:rsid w:val="00093411"/>
    <w:rsid w:val="000948B5"/>
    <w:rsid w:val="000951EF"/>
    <w:rsid w:val="000966A3"/>
    <w:rsid w:val="000968CF"/>
    <w:rsid w:val="00096B3F"/>
    <w:rsid w:val="00097A43"/>
    <w:rsid w:val="00097CA9"/>
    <w:rsid w:val="000A007F"/>
    <w:rsid w:val="000A0249"/>
    <w:rsid w:val="000A02D6"/>
    <w:rsid w:val="000A06E0"/>
    <w:rsid w:val="000A16EA"/>
    <w:rsid w:val="000A1FC8"/>
    <w:rsid w:val="000A255A"/>
    <w:rsid w:val="000A4266"/>
    <w:rsid w:val="000A45E8"/>
    <w:rsid w:val="000A4A56"/>
    <w:rsid w:val="000A561E"/>
    <w:rsid w:val="000A578D"/>
    <w:rsid w:val="000A6D22"/>
    <w:rsid w:val="000A6DFA"/>
    <w:rsid w:val="000A719B"/>
    <w:rsid w:val="000A75B0"/>
    <w:rsid w:val="000A77D4"/>
    <w:rsid w:val="000B0CD6"/>
    <w:rsid w:val="000B11E1"/>
    <w:rsid w:val="000B1B12"/>
    <w:rsid w:val="000B1BF2"/>
    <w:rsid w:val="000B1F43"/>
    <w:rsid w:val="000B3D64"/>
    <w:rsid w:val="000B3D77"/>
    <w:rsid w:val="000B3F95"/>
    <w:rsid w:val="000B4497"/>
    <w:rsid w:val="000B4EE0"/>
    <w:rsid w:val="000B4EF8"/>
    <w:rsid w:val="000B6AA2"/>
    <w:rsid w:val="000B727B"/>
    <w:rsid w:val="000B743D"/>
    <w:rsid w:val="000B74E8"/>
    <w:rsid w:val="000B792F"/>
    <w:rsid w:val="000B79DA"/>
    <w:rsid w:val="000C0536"/>
    <w:rsid w:val="000C17E5"/>
    <w:rsid w:val="000C193F"/>
    <w:rsid w:val="000C23F3"/>
    <w:rsid w:val="000C34B1"/>
    <w:rsid w:val="000C3A41"/>
    <w:rsid w:val="000C4620"/>
    <w:rsid w:val="000C5166"/>
    <w:rsid w:val="000C5EF6"/>
    <w:rsid w:val="000C6C24"/>
    <w:rsid w:val="000C6C85"/>
    <w:rsid w:val="000C753D"/>
    <w:rsid w:val="000D025E"/>
    <w:rsid w:val="000D0E03"/>
    <w:rsid w:val="000D129A"/>
    <w:rsid w:val="000D2992"/>
    <w:rsid w:val="000D3FA1"/>
    <w:rsid w:val="000D3FDB"/>
    <w:rsid w:val="000D4B9E"/>
    <w:rsid w:val="000D5A73"/>
    <w:rsid w:val="000D5BE1"/>
    <w:rsid w:val="000D623D"/>
    <w:rsid w:val="000D64A3"/>
    <w:rsid w:val="000D6B08"/>
    <w:rsid w:val="000D77EA"/>
    <w:rsid w:val="000D7B41"/>
    <w:rsid w:val="000E0769"/>
    <w:rsid w:val="000E14A2"/>
    <w:rsid w:val="000E1941"/>
    <w:rsid w:val="000E2002"/>
    <w:rsid w:val="000E297D"/>
    <w:rsid w:val="000E2F27"/>
    <w:rsid w:val="000E37A6"/>
    <w:rsid w:val="000E3B51"/>
    <w:rsid w:val="000E56AC"/>
    <w:rsid w:val="000E5FD4"/>
    <w:rsid w:val="000E6343"/>
    <w:rsid w:val="000E65BF"/>
    <w:rsid w:val="000E682E"/>
    <w:rsid w:val="000E6D99"/>
    <w:rsid w:val="000E6DE5"/>
    <w:rsid w:val="000F0369"/>
    <w:rsid w:val="000F0FD1"/>
    <w:rsid w:val="000F16D1"/>
    <w:rsid w:val="000F180E"/>
    <w:rsid w:val="000F2EC2"/>
    <w:rsid w:val="000F300B"/>
    <w:rsid w:val="000F3BA5"/>
    <w:rsid w:val="000F449C"/>
    <w:rsid w:val="000F52B3"/>
    <w:rsid w:val="000F5607"/>
    <w:rsid w:val="000F569F"/>
    <w:rsid w:val="000F62B9"/>
    <w:rsid w:val="000F6904"/>
    <w:rsid w:val="000F7409"/>
    <w:rsid w:val="000F7ACB"/>
    <w:rsid w:val="00100E7B"/>
    <w:rsid w:val="0010127E"/>
    <w:rsid w:val="00101A3F"/>
    <w:rsid w:val="00101C71"/>
    <w:rsid w:val="00103508"/>
    <w:rsid w:val="0010467C"/>
    <w:rsid w:val="00104DD8"/>
    <w:rsid w:val="001054C0"/>
    <w:rsid w:val="00105DE9"/>
    <w:rsid w:val="00105E76"/>
    <w:rsid w:val="00106296"/>
    <w:rsid w:val="0010648B"/>
    <w:rsid w:val="00106CBB"/>
    <w:rsid w:val="00106D0E"/>
    <w:rsid w:val="001071E2"/>
    <w:rsid w:val="001075A5"/>
    <w:rsid w:val="001075AF"/>
    <w:rsid w:val="00107905"/>
    <w:rsid w:val="00107F47"/>
    <w:rsid w:val="001103EC"/>
    <w:rsid w:val="00110C1A"/>
    <w:rsid w:val="0011312E"/>
    <w:rsid w:val="00113BC4"/>
    <w:rsid w:val="00114365"/>
    <w:rsid w:val="00114763"/>
    <w:rsid w:val="001149B9"/>
    <w:rsid w:val="00114CE7"/>
    <w:rsid w:val="00115206"/>
    <w:rsid w:val="001167C2"/>
    <w:rsid w:val="00116AC0"/>
    <w:rsid w:val="00117E9C"/>
    <w:rsid w:val="00120014"/>
    <w:rsid w:val="00120214"/>
    <w:rsid w:val="00120739"/>
    <w:rsid w:val="001212B1"/>
    <w:rsid w:val="001212C3"/>
    <w:rsid w:val="00121391"/>
    <w:rsid w:val="001216AE"/>
    <w:rsid w:val="00121803"/>
    <w:rsid w:val="00121917"/>
    <w:rsid w:val="00123219"/>
    <w:rsid w:val="00123552"/>
    <w:rsid w:val="00124309"/>
    <w:rsid w:val="00124808"/>
    <w:rsid w:val="00124A29"/>
    <w:rsid w:val="00124DC6"/>
    <w:rsid w:val="00125801"/>
    <w:rsid w:val="0012645A"/>
    <w:rsid w:val="001266CE"/>
    <w:rsid w:val="00127209"/>
    <w:rsid w:val="00127211"/>
    <w:rsid w:val="00127EBC"/>
    <w:rsid w:val="00127F53"/>
    <w:rsid w:val="00131559"/>
    <w:rsid w:val="0013267F"/>
    <w:rsid w:val="00132709"/>
    <w:rsid w:val="00133906"/>
    <w:rsid w:val="00133BA4"/>
    <w:rsid w:val="0013498B"/>
    <w:rsid w:val="00134F93"/>
    <w:rsid w:val="00135029"/>
    <w:rsid w:val="001358AC"/>
    <w:rsid w:val="001359DF"/>
    <w:rsid w:val="00136395"/>
    <w:rsid w:val="001369BB"/>
    <w:rsid w:val="00137029"/>
    <w:rsid w:val="0014083F"/>
    <w:rsid w:val="00141D72"/>
    <w:rsid w:val="0014248B"/>
    <w:rsid w:val="00143819"/>
    <w:rsid w:val="0014440F"/>
    <w:rsid w:val="00144A49"/>
    <w:rsid w:val="00145241"/>
    <w:rsid w:val="001454ED"/>
    <w:rsid w:val="001465C7"/>
    <w:rsid w:val="00147359"/>
    <w:rsid w:val="00147934"/>
    <w:rsid w:val="001509F5"/>
    <w:rsid w:val="0015183F"/>
    <w:rsid w:val="001518E4"/>
    <w:rsid w:val="00151E01"/>
    <w:rsid w:val="00152217"/>
    <w:rsid w:val="001526D8"/>
    <w:rsid w:val="001528DA"/>
    <w:rsid w:val="00152CF7"/>
    <w:rsid w:val="001536D3"/>
    <w:rsid w:val="00153B1B"/>
    <w:rsid w:val="00153D2F"/>
    <w:rsid w:val="00153EB5"/>
    <w:rsid w:val="0015406F"/>
    <w:rsid w:val="00154B70"/>
    <w:rsid w:val="0015508E"/>
    <w:rsid w:val="0015513D"/>
    <w:rsid w:val="00156083"/>
    <w:rsid w:val="001562B2"/>
    <w:rsid w:val="00156657"/>
    <w:rsid w:val="00156C1A"/>
    <w:rsid w:val="00157EBC"/>
    <w:rsid w:val="00157FBA"/>
    <w:rsid w:val="0016018F"/>
    <w:rsid w:val="00160375"/>
    <w:rsid w:val="00160938"/>
    <w:rsid w:val="00160ADA"/>
    <w:rsid w:val="00160B00"/>
    <w:rsid w:val="00160B46"/>
    <w:rsid w:val="0016104A"/>
    <w:rsid w:val="0016114F"/>
    <w:rsid w:val="00162765"/>
    <w:rsid w:val="00163104"/>
    <w:rsid w:val="00163287"/>
    <w:rsid w:val="00163426"/>
    <w:rsid w:val="001635E6"/>
    <w:rsid w:val="001636FA"/>
    <w:rsid w:val="001637D1"/>
    <w:rsid w:val="00163C0B"/>
    <w:rsid w:val="00164070"/>
    <w:rsid w:val="001654DF"/>
    <w:rsid w:val="0016657B"/>
    <w:rsid w:val="001666FB"/>
    <w:rsid w:val="0016699B"/>
    <w:rsid w:val="00166BB9"/>
    <w:rsid w:val="00166D57"/>
    <w:rsid w:val="001673ED"/>
    <w:rsid w:val="0016768A"/>
    <w:rsid w:val="0016784A"/>
    <w:rsid w:val="00167C8A"/>
    <w:rsid w:val="00170833"/>
    <w:rsid w:val="00170ADB"/>
    <w:rsid w:val="00170B3C"/>
    <w:rsid w:val="00170C43"/>
    <w:rsid w:val="001725D0"/>
    <w:rsid w:val="001731C2"/>
    <w:rsid w:val="00173D8E"/>
    <w:rsid w:val="00173EC7"/>
    <w:rsid w:val="00174097"/>
    <w:rsid w:val="001745F5"/>
    <w:rsid w:val="0017472C"/>
    <w:rsid w:val="0017628C"/>
    <w:rsid w:val="00176BF6"/>
    <w:rsid w:val="00176F20"/>
    <w:rsid w:val="00180522"/>
    <w:rsid w:val="00180FA7"/>
    <w:rsid w:val="001812AE"/>
    <w:rsid w:val="001819CC"/>
    <w:rsid w:val="00181A14"/>
    <w:rsid w:val="00182A89"/>
    <w:rsid w:val="00182F66"/>
    <w:rsid w:val="00183C74"/>
    <w:rsid w:val="00184559"/>
    <w:rsid w:val="00185018"/>
    <w:rsid w:val="00185120"/>
    <w:rsid w:val="00185C64"/>
    <w:rsid w:val="0018649D"/>
    <w:rsid w:val="0018656B"/>
    <w:rsid w:val="00186DD5"/>
    <w:rsid w:val="00187404"/>
    <w:rsid w:val="001875CF"/>
    <w:rsid w:val="0019130F"/>
    <w:rsid w:val="001913CA"/>
    <w:rsid w:val="0019171A"/>
    <w:rsid w:val="001921BE"/>
    <w:rsid w:val="00192562"/>
    <w:rsid w:val="00192608"/>
    <w:rsid w:val="00192619"/>
    <w:rsid w:val="0019284E"/>
    <w:rsid w:val="00192A7A"/>
    <w:rsid w:val="0019474D"/>
    <w:rsid w:val="00194AD8"/>
    <w:rsid w:val="0019583D"/>
    <w:rsid w:val="00195ADC"/>
    <w:rsid w:val="001960C1"/>
    <w:rsid w:val="00196C7B"/>
    <w:rsid w:val="00197685"/>
    <w:rsid w:val="001A0C59"/>
    <w:rsid w:val="001A14DA"/>
    <w:rsid w:val="001A158D"/>
    <w:rsid w:val="001A2637"/>
    <w:rsid w:val="001A275F"/>
    <w:rsid w:val="001A2C19"/>
    <w:rsid w:val="001A324F"/>
    <w:rsid w:val="001A32B7"/>
    <w:rsid w:val="001A3AE4"/>
    <w:rsid w:val="001A422B"/>
    <w:rsid w:val="001A446D"/>
    <w:rsid w:val="001A44ED"/>
    <w:rsid w:val="001A4CE2"/>
    <w:rsid w:val="001A5264"/>
    <w:rsid w:val="001A58A3"/>
    <w:rsid w:val="001A60E3"/>
    <w:rsid w:val="001A6152"/>
    <w:rsid w:val="001A6BC2"/>
    <w:rsid w:val="001A6E55"/>
    <w:rsid w:val="001A7BE0"/>
    <w:rsid w:val="001B161D"/>
    <w:rsid w:val="001B16DD"/>
    <w:rsid w:val="001B1C5B"/>
    <w:rsid w:val="001B2B1E"/>
    <w:rsid w:val="001B2C8C"/>
    <w:rsid w:val="001B3565"/>
    <w:rsid w:val="001B3936"/>
    <w:rsid w:val="001B3A49"/>
    <w:rsid w:val="001B6C04"/>
    <w:rsid w:val="001B6ECA"/>
    <w:rsid w:val="001B7679"/>
    <w:rsid w:val="001B77FC"/>
    <w:rsid w:val="001B7C84"/>
    <w:rsid w:val="001B7F41"/>
    <w:rsid w:val="001C0027"/>
    <w:rsid w:val="001C02D4"/>
    <w:rsid w:val="001C07EE"/>
    <w:rsid w:val="001C08F5"/>
    <w:rsid w:val="001C1579"/>
    <w:rsid w:val="001C1FC5"/>
    <w:rsid w:val="001C2063"/>
    <w:rsid w:val="001C20AF"/>
    <w:rsid w:val="001C2134"/>
    <w:rsid w:val="001C2558"/>
    <w:rsid w:val="001C3C25"/>
    <w:rsid w:val="001C4D8C"/>
    <w:rsid w:val="001C5EB9"/>
    <w:rsid w:val="001C6000"/>
    <w:rsid w:val="001C64E9"/>
    <w:rsid w:val="001C6FDC"/>
    <w:rsid w:val="001C7C74"/>
    <w:rsid w:val="001C7FD5"/>
    <w:rsid w:val="001D0184"/>
    <w:rsid w:val="001D03B6"/>
    <w:rsid w:val="001D05DA"/>
    <w:rsid w:val="001D09A1"/>
    <w:rsid w:val="001D1112"/>
    <w:rsid w:val="001D11B8"/>
    <w:rsid w:val="001D1637"/>
    <w:rsid w:val="001D1F01"/>
    <w:rsid w:val="001D20C2"/>
    <w:rsid w:val="001D320B"/>
    <w:rsid w:val="001D322A"/>
    <w:rsid w:val="001D3F21"/>
    <w:rsid w:val="001D4AF4"/>
    <w:rsid w:val="001D526A"/>
    <w:rsid w:val="001D5365"/>
    <w:rsid w:val="001D55FA"/>
    <w:rsid w:val="001D62C3"/>
    <w:rsid w:val="001E06E7"/>
    <w:rsid w:val="001E0846"/>
    <w:rsid w:val="001E1072"/>
    <w:rsid w:val="001E1B1E"/>
    <w:rsid w:val="001E1BC6"/>
    <w:rsid w:val="001E2009"/>
    <w:rsid w:val="001E29ED"/>
    <w:rsid w:val="001E2AB1"/>
    <w:rsid w:val="001E3259"/>
    <w:rsid w:val="001E3598"/>
    <w:rsid w:val="001E35C6"/>
    <w:rsid w:val="001E4850"/>
    <w:rsid w:val="001E4EA0"/>
    <w:rsid w:val="001E60EF"/>
    <w:rsid w:val="001E6BE9"/>
    <w:rsid w:val="001E6ED9"/>
    <w:rsid w:val="001F04ED"/>
    <w:rsid w:val="001F1458"/>
    <w:rsid w:val="001F18C7"/>
    <w:rsid w:val="001F26E2"/>
    <w:rsid w:val="001F29FC"/>
    <w:rsid w:val="001F2EBA"/>
    <w:rsid w:val="001F30E1"/>
    <w:rsid w:val="001F3616"/>
    <w:rsid w:val="001F37BD"/>
    <w:rsid w:val="001F37C8"/>
    <w:rsid w:val="001F3851"/>
    <w:rsid w:val="001F4318"/>
    <w:rsid w:val="001F4547"/>
    <w:rsid w:val="001F615E"/>
    <w:rsid w:val="001F6B24"/>
    <w:rsid w:val="001F7EED"/>
    <w:rsid w:val="00200899"/>
    <w:rsid w:val="002013C6"/>
    <w:rsid w:val="002023BE"/>
    <w:rsid w:val="00203C09"/>
    <w:rsid w:val="00203C9F"/>
    <w:rsid w:val="002040AF"/>
    <w:rsid w:val="00204C88"/>
    <w:rsid w:val="00204FAE"/>
    <w:rsid w:val="002060DB"/>
    <w:rsid w:val="00206EE2"/>
    <w:rsid w:val="00210BB4"/>
    <w:rsid w:val="00210CFE"/>
    <w:rsid w:val="00212BFD"/>
    <w:rsid w:val="00213EB6"/>
    <w:rsid w:val="00214F04"/>
    <w:rsid w:val="002150B1"/>
    <w:rsid w:val="002159F9"/>
    <w:rsid w:val="0021693D"/>
    <w:rsid w:val="00216C12"/>
    <w:rsid w:val="0022118B"/>
    <w:rsid w:val="002211AF"/>
    <w:rsid w:val="00221C97"/>
    <w:rsid w:val="0022238D"/>
    <w:rsid w:val="002226BF"/>
    <w:rsid w:val="00222968"/>
    <w:rsid w:val="002235E0"/>
    <w:rsid w:val="00224019"/>
    <w:rsid w:val="00224A85"/>
    <w:rsid w:val="00224D91"/>
    <w:rsid w:val="002258A6"/>
    <w:rsid w:val="002264E3"/>
    <w:rsid w:val="00226662"/>
    <w:rsid w:val="00227A38"/>
    <w:rsid w:val="00230300"/>
    <w:rsid w:val="002303F8"/>
    <w:rsid w:val="00230523"/>
    <w:rsid w:val="0023067A"/>
    <w:rsid w:val="002306EE"/>
    <w:rsid w:val="00231766"/>
    <w:rsid w:val="00231A80"/>
    <w:rsid w:val="00231C89"/>
    <w:rsid w:val="00231DAC"/>
    <w:rsid w:val="002321B7"/>
    <w:rsid w:val="00232366"/>
    <w:rsid w:val="0023249B"/>
    <w:rsid w:val="002330FF"/>
    <w:rsid w:val="002335F7"/>
    <w:rsid w:val="0023421C"/>
    <w:rsid w:val="00236579"/>
    <w:rsid w:val="00237A93"/>
    <w:rsid w:val="00237B95"/>
    <w:rsid w:val="00237BE9"/>
    <w:rsid w:val="0024070B"/>
    <w:rsid w:val="00240F71"/>
    <w:rsid w:val="00240F9B"/>
    <w:rsid w:val="002421D3"/>
    <w:rsid w:val="00242442"/>
    <w:rsid w:val="002426CE"/>
    <w:rsid w:val="002430A4"/>
    <w:rsid w:val="0024359C"/>
    <w:rsid w:val="00243994"/>
    <w:rsid w:val="002439A8"/>
    <w:rsid w:val="0024480E"/>
    <w:rsid w:val="00244E53"/>
    <w:rsid w:val="00245052"/>
    <w:rsid w:val="00246214"/>
    <w:rsid w:val="00246C07"/>
    <w:rsid w:val="00247096"/>
    <w:rsid w:val="002501F9"/>
    <w:rsid w:val="002504EF"/>
    <w:rsid w:val="002508D0"/>
    <w:rsid w:val="00250B91"/>
    <w:rsid w:val="00250F0A"/>
    <w:rsid w:val="00251014"/>
    <w:rsid w:val="0025235B"/>
    <w:rsid w:val="00252C28"/>
    <w:rsid w:val="00253D53"/>
    <w:rsid w:val="00254133"/>
    <w:rsid w:val="00254695"/>
    <w:rsid w:val="0025546B"/>
    <w:rsid w:val="002555D4"/>
    <w:rsid w:val="00256267"/>
    <w:rsid w:val="002566BA"/>
    <w:rsid w:val="00256944"/>
    <w:rsid w:val="0026013C"/>
    <w:rsid w:val="0026072A"/>
    <w:rsid w:val="002616DF"/>
    <w:rsid w:val="0026319D"/>
    <w:rsid w:val="00263B8A"/>
    <w:rsid w:val="00263D86"/>
    <w:rsid w:val="0026456A"/>
    <w:rsid w:val="00264F92"/>
    <w:rsid w:val="0026583B"/>
    <w:rsid w:val="00265C58"/>
    <w:rsid w:val="00266AEB"/>
    <w:rsid w:val="00266CBE"/>
    <w:rsid w:val="0026709A"/>
    <w:rsid w:val="002677DC"/>
    <w:rsid w:val="002705AC"/>
    <w:rsid w:val="00270A5A"/>
    <w:rsid w:val="00270C15"/>
    <w:rsid w:val="0027302D"/>
    <w:rsid w:val="00273C32"/>
    <w:rsid w:val="002741E9"/>
    <w:rsid w:val="002744B6"/>
    <w:rsid w:val="00274829"/>
    <w:rsid w:val="002750EA"/>
    <w:rsid w:val="00275224"/>
    <w:rsid w:val="0027552A"/>
    <w:rsid w:val="00275FA0"/>
    <w:rsid w:val="00277913"/>
    <w:rsid w:val="002801EA"/>
    <w:rsid w:val="00280348"/>
    <w:rsid w:val="002807A2"/>
    <w:rsid w:val="0028116E"/>
    <w:rsid w:val="00281B76"/>
    <w:rsid w:val="00281F19"/>
    <w:rsid w:val="002839E7"/>
    <w:rsid w:val="002848BC"/>
    <w:rsid w:val="00285C3E"/>
    <w:rsid w:val="00286B6C"/>
    <w:rsid w:val="00286D7E"/>
    <w:rsid w:val="00287DB9"/>
    <w:rsid w:val="00290A9E"/>
    <w:rsid w:val="00291B3C"/>
    <w:rsid w:val="00292C90"/>
    <w:rsid w:val="00293A3A"/>
    <w:rsid w:val="00293C6C"/>
    <w:rsid w:val="0029417F"/>
    <w:rsid w:val="00294BF2"/>
    <w:rsid w:val="00294C16"/>
    <w:rsid w:val="0029583C"/>
    <w:rsid w:val="002967D5"/>
    <w:rsid w:val="00296D01"/>
    <w:rsid w:val="00296E6E"/>
    <w:rsid w:val="0029729C"/>
    <w:rsid w:val="0029734D"/>
    <w:rsid w:val="00297752"/>
    <w:rsid w:val="00297825"/>
    <w:rsid w:val="00297B57"/>
    <w:rsid w:val="002A006F"/>
    <w:rsid w:val="002A00A9"/>
    <w:rsid w:val="002A0CC1"/>
    <w:rsid w:val="002A15D5"/>
    <w:rsid w:val="002A1B5B"/>
    <w:rsid w:val="002A1D93"/>
    <w:rsid w:val="002A2042"/>
    <w:rsid w:val="002A2A1C"/>
    <w:rsid w:val="002A2D12"/>
    <w:rsid w:val="002A2E16"/>
    <w:rsid w:val="002A316A"/>
    <w:rsid w:val="002A3489"/>
    <w:rsid w:val="002A35F1"/>
    <w:rsid w:val="002A430A"/>
    <w:rsid w:val="002A494F"/>
    <w:rsid w:val="002A49E7"/>
    <w:rsid w:val="002A4B15"/>
    <w:rsid w:val="002A4B24"/>
    <w:rsid w:val="002A5576"/>
    <w:rsid w:val="002A59F3"/>
    <w:rsid w:val="002A5C59"/>
    <w:rsid w:val="002A6163"/>
    <w:rsid w:val="002A68F8"/>
    <w:rsid w:val="002A7654"/>
    <w:rsid w:val="002A793C"/>
    <w:rsid w:val="002A7F92"/>
    <w:rsid w:val="002B2423"/>
    <w:rsid w:val="002B3C4A"/>
    <w:rsid w:val="002B3F20"/>
    <w:rsid w:val="002B5C5C"/>
    <w:rsid w:val="002B6A4A"/>
    <w:rsid w:val="002B7F0E"/>
    <w:rsid w:val="002C1AC8"/>
    <w:rsid w:val="002C1E63"/>
    <w:rsid w:val="002C1FD7"/>
    <w:rsid w:val="002C207A"/>
    <w:rsid w:val="002C2899"/>
    <w:rsid w:val="002C2D90"/>
    <w:rsid w:val="002C2E60"/>
    <w:rsid w:val="002C31B1"/>
    <w:rsid w:val="002C3A86"/>
    <w:rsid w:val="002C3DF2"/>
    <w:rsid w:val="002C4193"/>
    <w:rsid w:val="002C4263"/>
    <w:rsid w:val="002C4EC5"/>
    <w:rsid w:val="002C65D0"/>
    <w:rsid w:val="002C6EB3"/>
    <w:rsid w:val="002C7A9B"/>
    <w:rsid w:val="002C7C6C"/>
    <w:rsid w:val="002D1118"/>
    <w:rsid w:val="002D1168"/>
    <w:rsid w:val="002D3001"/>
    <w:rsid w:val="002D34FE"/>
    <w:rsid w:val="002D3C41"/>
    <w:rsid w:val="002D4057"/>
    <w:rsid w:val="002D4077"/>
    <w:rsid w:val="002D4419"/>
    <w:rsid w:val="002D452A"/>
    <w:rsid w:val="002D4787"/>
    <w:rsid w:val="002D4AB1"/>
    <w:rsid w:val="002D5592"/>
    <w:rsid w:val="002D650E"/>
    <w:rsid w:val="002D6DFC"/>
    <w:rsid w:val="002D6E6F"/>
    <w:rsid w:val="002D6EE7"/>
    <w:rsid w:val="002E192E"/>
    <w:rsid w:val="002E1F22"/>
    <w:rsid w:val="002E20CD"/>
    <w:rsid w:val="002E2DDE"/>
    <w:rsid w:val="002E30B3"/>
    <w:rsid w:val="002E3AA5"/>
    <w:rsid w:val="002E3BF6"/>
    <w:rsid w:val="002E44C2"/>
    <w:rsid w:val="002E4DA2"/>
    <w:rsid w:val="002E5471"/>
    <w:rsid w:val="002E62EF"/>
    <w:rsid w:val="002E695A"/>
    <w:rsid w:val="002E7F73"/>
    <w:rsid w:val="002F0148"/>
    <w:rsid w:val="002F0939"/>
    <w:rsid w:val="002F09CB"/>
    <w:rsid w:val="002F103D"/>
    <w:rsid w:val="002F1525"/>
    <w:rsid w:val="002F1B33"/>
    <w:rsid w:val="002F1D4B"/>
    <w:rsid w:val="002F2834"/>
    <w:rsid w:val="002F3286"/>
    <w:rsid w:val="002F36FE"/>
    <w:rsid w:val="002F41B7"/>
    <w:rsid w:val="002F496F"/>
    <w:rsid w:val="002F5382"/>
    <w:rsid w:val="002F557E"/>
    <w:rsid w:val="002F574D"/>
    <w:rsid w:val="002F62BF"/>
    <w:rsid w:val="002F78A2"/>
    <w:rsid w:val="002F79DD"/>
    <w:rsid w:val="0030024B"/>
    <w:rsid w:val="003006C0"/>
    <w:rsid w:val="003018A6"/>
    <w:rsid w:val="00302784"/>
    <w:rsid w:val="00303A31"/>
    <w:rsid w:val="00303DEE"/>
    <w:rsid w:val="00303ED7"/>
    <w:rsid w:val="003044E2"/>
    <w:rsid w:val="0030496E"/>
    <w:rsid w:val="0030505D"/>
    <w:rsid w:val="003053D1"/>
    <w:rsid w:val="003063F1"/>
    <w:rsid w:val="003064E9"/>
    <w:rsid w:val="00306901"/>
    <w:rsid w:val="003075D5"/>
    <w:rsid w:val="00307901"/>
    <w:rsid w:val="00307D6A"/>
    <w:rsid w:val="00307EAE"/>
    <w:rsid w:val="00310C1D"/>
    <w:rsid w:val="003128FC"/>
    <w:rsid w:val="00313E7B"/>
    <w:rsid w:val="0031415C"/>
    <w:rsid w:val="003155F7"/>
    <w:rsid w:val="00315D4C"/>
    <w:rsid w:val="00316BBF"/>
    <w:rsid w:val="00317568"/>
    <w:rsid w:val="00317796"/>
    <w:rsid w:val="00317E11"/>
    <w:rsid w:val="0032023C"/>
    <w:rsid w:val="00320433"/>
    <w:rsid w:val="00320F6D"/>
    <w:rsid w:val="0032122A"/>
    <w:rsid w:val="003226E0"/>
    <w:rsid w:val="0032294A"/>
    <w:rsid w:val="00324C39"/>
    <w:rsid w:val="0032540F"/>
    <w:rsid w:val="00326116"/>
    <w:rsid w:val="00326472"/>
    <w:rsid w:val="00326B3F"/>
    <w:rsid w:val="003303AF"/>
    <w:rsid w:val="0033110A"/>
    <w:rsid w:val="00331199"/>
    <w:rsid w:val="00331E23"/>
    <w:rsid w:val="003327E0"/>
    <w:rsid w:val="003330EC"/>
    <w:rsid w:val="00333B33"/>
    <w:rsid w:val="00333C87"/>
    <w:rsid w:val="003343D1"/>
    <w:rsid w:val="00334AFF"/>
    <w:rsid w:val="00334B63"/>
    <w:rsid w:val="00335FD9"/>
    <w:rsid w:val="00337207"/>
    <w:rsid w:val="00337632"/>
    <w:rsid w:val="003377B2"/>
    <w:rsid w:val="00337AE8"/>
    <w:rsid w:val="00337E2A"/>
    <w:rsid w:val="003417B9"/>
    <w:rsid w:val="00341B2E"/>
    <w:rsid w:val="00342CE7"/>
    <w:rsid w:val="00342F20"/>
    <w:rsid w:val="00344B9F"/>
    <w:rsid w:val="00345018"/>
    <w:rsid w:val="003459BF"/>
    <w:rsid w:val="003474D5"/>
    <w:rsid w:val="00347B6E"/>
    <w:rsid w:val="00347E05"/>
    <w:rsid w:val="00351561"/>
    <w:rsid w:val="00351AB7"/>
    <w:rsid w:val="00351D14"/>
    <w:rsid w:val="003527DE"/>
    <w:rsid w:val="00352AA4"/>
    <w:rsid w:val="00353319"/>
    <w:rsid w:val="00353786"/>
    <w:rsid w:val="00353798"/>
    <w:rsid w:val="00353E26"/>
    <w:rsid w:val="00353F4B"/>
    <w:rsid w:val="003544BD"/>
    <w:rsid w:val="00354B81"/>
    <w:rsid w:val="00354C37"/>
    <w:rsid w:val="003558C6"/>
    <w:rsid w:val="00355FDD"/>
    <w:rsid w:val="003560AB"/>
    <w:rsid w:val="003564EA"/>
    <w:rsid w:val="00356838"/>
    <w:rsid w:val="0035772F"/>
    <w:rsid w:val="0035794F"/>
    <w:rsid w:val="00357D47"/>
    <w:rsid w:val="00361298"/>
    <w:rsid w:val="00362861"/>
    <w:rsid w:val="0036286C"/>
    <w:rsid w:val="00362EB8"/>
    <w:rsid w:val="003637C8"/>
    <w:rsid w:val="00363910"/>
    <w:rsid w:val="0036434B"/>
    <w:rsid w:val="00364EF0"/>
    <w:rsid w:val="003656BA"/>
    <w:rsid w:val="003671CE"/>
    <w:rsid w:val="00367740"/>
    <w:rsid w:val="00367A10"/>
    <w:rsid w:val="0037051D"/>
    <w:rsid w:val="00371424"/>
    <w:rsid w:val="003718C7"/>
    <w:rsid w:val="00371D66"/>
    <w:rsid w:val="00372D48"/>
    <w:rsid w:val="00372DEB"/>
    <w:rsid w:val="0037386E"/>
    <w:rsid w:val="00373D6B"/>
    <w:rsid w:val="00374655"/>
    <w:rsid w:val="0037484C"/>
    <w:rsid w:val="0037593E"/>
    <w:rsid w:val="00375D26"/>
    <w:rsid w:val="00375E0F"/>
    <w:rsid w:val="00375FF1"/>
    <w:rsid w:val="00376622"/>
    <w:rsid w:val="003766DF"/>
    <w:rsid w:val="00376992"/>
    <w:rsid w:val="00376AEA"/>
    <w:rsid w:val="00376F03"/>
    <w:rsid w:val="00376F50"/>
    <w:rsid w:val="00377773"/>
    <w:rsid w:val="00377B3B"/>
    <w:rsid w:val="00380A64"/>
    <w:rsid w:val="00380F56"/>
    <w:rsid w:val="00381596"/>
    <w:rsid w:val="003816AC"/>
    <w:rsid w:val="00381A07"/>
    <w:rsid w:val="00382151"/>
    <w:rsid w:val="00382BE4"/>
    <w:rsid w:val="00383015"/>
    <w:rsid w:val="003836D5"/>
    <w:rsid w:val="00384233"/>
    <w:rsid w:val="003852AD"/>
    <w:rsid w:val="003857E9"/>
    <w:rsid w:val="00385A14"/>
    <w:rsid w:val="003866A0"/>
    <w:rsid w:val="00386F9A"/>
    <w:rsid w:val="003872BC"/>
    <w:rsid w:val="00387E60"/>
    <w:rsid w:val="003908E7"/>
    <w:rsid w:val="00390967"/>
    <w:rsid w:val="00390AD0"/>
    <w:rsid w:val="00390E51"/>
    <w:rsid w:val="00391007"/>
    <w:rsid w:val="0039126E"/>
    <w:rsid w:val="003913AE"/>
    <w:rsid w:val="00391A9B"/>
    <w:rsid w:val="00392D9F"/>
    <w:rsid w:val="00392FEA"/>
    <w:rsid w:val="00393D6F"/>
    <w:rsid w:val="00395215"/>
    <w:rsid w:val="00395509"/>
    <w:rsid w:val="00395CCD"/>
    <w:rsid w:val="003966D1"/>
    <w:rsid w:val="00396869"/>
    <w:rsid w:val="00396CC5"/>
    <w:rsid w:val="003970B9"/>
    <w:rsid w:val="00397389"/>
    <w:rsid w:val="003A0576"/>
    <w:rsid w:val="003A1DF5"/>
    <w:rsid w:val="003A23CC"/>
    <w:rsid w:val="003A2E5F"/>
    <w:rsid w:val="003A2FD6"/>
    <w:rsid w:val="003A31C7"/>
    <w:rsid w:val="003A358F"/>
    <w:rsid w:val="003A440B"/>
    <w:rsid w:val="003A490C"/>
    <w:rsid w:val="003A4E7A"/>
    <w:rsid w:val="003A690F"/>
    <w:rsid w:val="003A6A26"/>
    <w:rsid w:val="003A6FED"/>
    <w:rsid w:val="003A7320"/>
    <w:rsid w:val="003B2700"/>
    <w:rsid w:val="003B2C33"/>
    <w:rsid w:val="003B3C17"/>
    <w:rsid w:val="003B3D8F"/>
    <w:rsid w:val="003B7664"/>
    <w:rsid w:val="003B78C8"/>
    <w:rsid w:val="003C01D2"/>
    <w:rsid w:val="003C038D"/>
    <w:rsid w:val="003C0B43"/>
    <w:rsid w:val="003C1032"/>
    <w:rsid w:val="003C14D3"/>
    <w:rsid w:val="003C186A"/>
    <w:rsid w:val="003C19F2"/>
    <w:rsid w:val="003C1F5C"/>
    <w:rsid w:val="003C21EB"/>
    <w:rsid w:val="003C25F2"/>
    <w:rsid w:val="003C2734"/>
    <w:rsid w:val="003C2A5B"/>
    <w:rsid w:val="003C3B04"/>
    <w:rsid w:val="003C416F"/>
    <w:rsid w:val="003C4222"/>
    <w:rsid w:val="003C4328"/>
    <w:rsid w:val="003C48D8"/>
    <w:rsid w:val="003C53CB"/>
    <w:rsid w:val="003C565C"/>
    <w:rsid w:val="003C5C34"/>
    <w:rsid w:val="003C5F4E"/>
    <w:rsid w:val="003C6391"/>
    <w:rsid w:val="003C6F5E"/>
    <w:rsid w:val="003C75F5"/>
    <w:rsid w:val="003C7A1B"/>
    <w:rsid w:val="003C7FF4"/>
    <w:rsid w:val="003D00A6"/>
    <w:rsid w:val="003D0B84"/>
    <w:rsid w:val="003D1A84"/>
    <w:rsid w:val="003D22E7"/>
    <w:rsid w:val="003D22EB"/>
    <w:rsid w:val="003D2795"/>
    <w:rsid w:val="003D2FEF"/>
    <w:rsid w:val="003D41E7"/>
    <w:rsid w:val="003D518A"/>
    <w:rsid w:val="003D5796"/>
    <w:rsid w:val="003D6982"/>
    <w:rsid w:val="003D6F23"/>
    <w:rsid w:val="003D783F"/>
    <w:rsid w:val="003D78BD"/>
    <w:rsid w:val="003D79DD"/>
    <w:rsid w:val="003D7A98"/>
    <w:rsid w:val="003D7B0E"/>
    <w:rsid w:val="003D7C0A"/>
    <w:rsid w:val="003E1554"/>
    <w:rsid w:val="003E1DD5"/>
    <w:rsid w:val="003E2910"/>
    <w:rsid w:val="003E32DE"/>
    <w:rsid w:val="003E3D3C"/>
    <w:rsid w:val="003E443F"/>
    <w:rsid w:val="003E477E"/>
    <w:rsid w:val="003E4934"/>
    <w:rsid w:val="003E4C2F"/>
    <w:rsid w:val="003E6AFE"/>
    <w:rsid w:val="003E6D59"/>
    <w:rsid w:val="003E797D"/>
    <w:rsid w:val="003F0AF4"/>
    <w:rsid w:val="003F12FF"/>
    <w:rsid w:val="003F145F"/>
    <w:rsid w:val="003F160C"/>
    <w:rsid w:val="003F1C82"/>
    <w:rsid w:val="003F2E49"/>
    <w:rsid w:val="003F37E5"/>
    <w:rsid w:val="003F3B97"/>
    <w:rsid w:val="003F3CC4"/>
    <w:rsid w:val="003F43CB"/>
    <w:rsid w:val="003F4446"/>
    <w:rsid w:val="003F73B2"/>
    <w:rsid w:val="003F78CE"/>
    <w:rsid w:val="003F79EA"/>
    <w:rsid w:val="0040137D"/>
    <w:rsid w:val="00401CE8"/>
    <w:rsid w:val="00402588"/>
    <w:rsid w:val="00402B7B"/>
    <w:rsid w:val="00402BFB"/>
    <w:rsid w:val="004032DA"/>
    <w:rsid w:val="00404D85"/>
    <w:rsid w:val="00404E6F"/>
    <w:rsid w:val="00405FA6"/>
    <w:rsid w:val="00406627"/>
    <w:rsid w:val="00407230"/>
    <w:rsid w:val="0040755D"/>
    <w:rsid w:val="0040775F"/>
    <w:rsid w:val="0041012F"/>
    <w:rsid w:val="00410258"/>
    <w:rsid w:val="00410D10"/>
    <w:rsid w:val="0041230F"/>
    <w:rsid w:val="004125D6"/>
    <w:rsid w:val="00412949"/>
    <w:rsid w:val="00412BEA"/>
    <w:rsid w:val="00412C80"/>
    <w:rsid w:val="00413FE4"/>
    <w:rsid w:val="004157AC"/>
    <w:rsid w:val="00415FF6"/>
    <w:rsid w:val="0041648C"/>
    <w:rsid w:val="0041693A"/>
    <w:rsid w:val="0042003D"/>
    <w:rsid w:val="004201E7"/>
    <w:rsid w:val="004209FE"/>
    <w:rsid w:val="00420D34"/>
    <w:rsid w:val="00420D92"/>
    <w:rsid w:val="004218D3"/>
    <w:rsid w:val="00422428"/>
    <w:rsid w:val="0042247E"/>
    <w:rsid w:val="00422620"/>
    <w:rsid w:val="0042290C"/>
    <w:rsid w:val="004231F3"/>
    <w:rsid w:val="00423455"/>
    <w:rsid w:val="004239CB"/>
    <w:rsid w:val="00424AC6"/>
    <w:rsid w:val="00424D86"/>
    <w:rsid w:val="0042578F"/>
    <w:rsid w:val="00425D48"/>
    <w:rsid w:val="00425D5F"/>
    <w:rsid w:val="00426B14"/>
    <w:rsid w:val="00427516"/>
    <w:rsid w:val="00430A21"/>
    <w:rsid w:val="00431907"/>
    <w:rsid w:val="0043219B"/>
    <w:rsid w:val="0043224C"/>
    <w:rsid w:val="004323BF"/>
    <w:rsid w:val="00432612"/>
    <w:rsid w:val="00432691"/>
    <w:rsid w:val="00432B3C"/>
    <w:rsid w:val="004341FC"/>
    <w:rsid w:val="00434FF5"/>
    <w:rsid w:val="004358BF"/>
    <w:rsid w:val="00436B9F"/>
    <w:rsid w:val="0044042A"/>
    <w:rsid w:val="00441159"/>
    <w:rsid w:val="004428A7"/>
    <w:rsid w:val="00442BA2"/>
    <w:rsid w:val="00443693"/>
    <w:rsid w:val="00443D17"/>
    <w:rsid w:val="00443E54"/>
    <w:rsid w:val="00443EFD"/>
    <w:rsid w:val="00444314"/>
    <w:rsid w:val="0044480D"/>
    <w:rsid w:val="00445E0E"/>
    <w:rsid w:val="00446179"/>
    <w:rsid w:val="004462D7"/>
    <w:rsid w:val="004463E2"/>
    <w:rsid w:val="004464BC"/>
    <w:rsid w:val="0044707B"/>
    <w:rsid w:val="00447606"/>
    <w:rsid w:val="00447AC2"/>
    <w:rsid w:val="004509B6"/>
    <w:rsid w:val="00450BAB"/>
    <w:rsid w:val="00453334"/>
    <w:rsid w:val="00453B5A"/>
    <w:rsid w:val="00453CC7"/>
    <w:rsid w:val="00453F47"/>
    <w:rsid w:val="004557A5"/>
    <w:rsid w:val="00456C15"/>
    <w:rsid w:val="004612A3"/>
    <w:rsid w:val="00462C03"/>
    <w:rsid w:val="00462DE3"/>
    <w:rsid w:val="00462FC8"/>
    <w:rsid w:val="004633E9"/>
    <w:rsid w:val="00464660"/>
    <w:rsid w:val="00465811"/>
    <w:rsid w:val="00465ACD"/>
    <w:rsid w:val="00465F8A"/>
    <w:rsid w:val="00466281"/>
    <w:rsid w:val="00466EF3"/>
    <w:rsid w:val="00466F39"/>
    <w:rsid w:val="00470246"/>
    <w:rsid w:val="0047119D"/>
    <w:rsid w:val="004717BC"/>
    <w:rsid w:val="0047254D"/>
    <w:rsid w:val="00473BB6"/>
    <w:rsid w:val="00474180"/>
    <w:rsid w:val="004746CF"/>
    <w:rsid w:val="00474B0F"/>
    <w:rsid w:val="00475403"/>
    <w:rsid w:val="004759FE"/>
    <w:rsid w:val="00475A5A"/>
    <w:rsid w:val="00476074"/>
    <w:rsid w:val="00476B76"/>
    <w:rsid w:val="00476DE3"/>
    <w:rsid w:val="00476E0D"/>
    <w:rsid w:val="00476E99"/>
    <w:rsid w:val="0047733A"/>
    <w:rsid w:val="004773F4"/>
    <w:rsid w:val="00477D71"/>
    <w:rsid w:val="004813C7"/>
    <w:rsid w:val="0048181C"/>
    <w:rsid w:val="00481824"/>
    <w:rsid w:val="004829E0"/>
    <w:rsid w:val="00482DAA"/>
    <w:rsid w:val="00483414"/>
    <w:rsid w:val="0048378E"/>
    <w:rsid w:val="00483BAA"/>
    <w:rsid w:val="00484139"/>
    <w:rsid w:val="0048419D"/>
    <w:rsid w:val="00485579"/>
    <w:rsid w:val="00486CB4"/>
    <w:rsid w:val="00486EAA"/>
    <w:rsid w:val="004902F5"/>
    <w:rsid w:val="00490545"/>
    <w:rsid w:val="004914B5"/>
    <w:rsid w:val="00491932"/>
    <w:rsid w:val="00491A06"/>
    <w:rsid w:val="00491BC8"/>
    <w:rsid w:val="00491F22"/>
    <w:rsid w:val="0049289E"/>
    <w:rsid w:val="00492B24"/>
    <w:rsid w:val="00492B33"/>
    <w:rsid w:val="00493C27"/>
    <w:rsid w:val="00493D48"/>
    <w:rsid w:val="00493F95"/>
    <w:rsid w:val="004948E5"/>
    <w:rsid w:val="00494A82"/>
    <w:rsid w:val="00494A9A"/>
    <w:rsid w:val="00495A02"/>
    <w:rsid w:val="00495CAD"/>
    <w:rsid w:val="0049740C"/>
    <w:rsid w:val="00497BB2"/>
    <w:rsid w:val="00497DD4"/>
    <w:rsid w:val="00497E22"/>
    <w:rsid w:val="004A14B6"/>
    <w:rsid w:val="004A1902"/>
    <w:rsid w:val="004A2015"/>
    <w:rsid w:val="004A2474"/>
    <w:rsid w:val="004A25B9"/>
    <w:rsid w:val="004A279F"/>
    <w:rsid w:val="004A285F"/>
    <w:rsid w:val="004A2A1E"/>
    <w:rsid w:val="004A2C79"/>
    <w:rsid w:val="004A33A2"/>
    <w:rsid w:val="004A4486"/>
    <w:rsid w:val="004A4939"/>
    <w:rsid w:val="004A4BF2"/>
    <w:rsid w:val="004A4ECA"/>
    <w:rsid w:val="004A51E4"/>
    <w:rsid w:val="004A536C"/>
    <w:rsid w:val="004A5F09"/>
    <w:rsid w:val="004A6A02"/>
    <w:rsid w:val="004A6A11"/>
    <w:rsid w:val="004A726D"/>
    <w:rsid w:val="004A7691"/>
    <w:rsid w:val="004B1A1D"/>
    <w:rsid w:val="004B27FE"/>
    <w:rsid w:val="004B29A2"/>
    <w:rsid w:val="004B2A02"/>
    <w:rsid w:val="004B343B"/>
    <w:rsid w:val="004B3486"/>
    <w:rsid w:val="004B3CB1"/>
    <w:rsid w:val="004B4205"/>
    <w:rsid w:val="004B45A8"/>
    <w:rsid w:val="004B4E90"/>
    <w:rsid w:val="004B578D"/>
    <w:rsid w:val="004B68C6"/>
    <w:rsid w:val="004B7281"/>
    <w:rsid w:val="004B78BA"/>
    <w:rsid w:val="004B7D9B"/>
    <w:rsid w:val="004B7F5D"/>
    <w:rsid w:val="004C0C96"/>
    <w:rsid w:val="004C2C92"/>
    <w:rsid w:val="004C3393"/>
    <w:rsid w:val="004C37B6"/>
    <w:rsid w:val="004C39D1"/>
    <w:rsid w:val="004C3B5C"/>
    <w:rsid w:val="004C3BEA"/>
    <w:rsid w:val="004C3DE3"/>
    <w:rsid w:val="004C40A6"/>
    <w:rsid w:val="004C41A8"/>
    <w:rsid w:val="004C442A"/>
    <w:rsid w:val="004C4D0E"/>
    <w:rsid w:val="004C5A31"/>
    <w:rsid w:val="004C5A91"/>
    <w:rsid w:val="004C5C81"/>
    <w:rsid w:val="004C6421"/>
    <w:rsid w:val="004C647F"/>
    <w:rsid w:val="004C6573"/>
    <w:rsid w:val="004C6A90"/>
    <w:rsid w:val="004C7330"/>
    <w:rsid w:val="004D0EE1"/>
    <w:rsid w:val="004D0F1F"/>
    <w:rsid w:val="004D138B"/>
    <w:rsid w:val="004D181D"/>
    <w:rsid w:val="004D1C0C"/>
    <w:rsid w:val="004D2050"/>
    <w:rsid w:val="004D236A"/>
    <w:rsid w:val="004D305A"/>
    <w:rsid w:val="004D37E9"/>
    <w:rsid w:val="004D3848"/>
    <w:rsid w:val="004D43CF"/>
    <w:rsid w:val="004D46CE"/>
    <w:rsid w:val="004D49CA"/>
    <w:rsid w:val="004D4A15"/>
    <w:rsid w:val="004D4AF3"/>
    <w:rsid w:val="004D5B09"/>
    <w:rsid w:val="004D6350"/>
    <w:rsid w:val="004D77F7"/>
    <w:rsid w:val="004E1854"/>
    <w:rsid w:val="004E1D2E"/>
    <w:rsid w:val="004E3218"/>
    <w:rsid w:val="004E4A42"/>
    <w:rsid w:val="004E4D9C"/>
    <w:rsid w:val="004E5667"/>
    <w:rsid w:val="004E5C06"/>
    <w:rsid w:val="004E67C2"/>
    <w:rsid w:val="004E7B3A"/>
    <w:rsid w:val="004F1ABE"/>
    <w:rsid w:val="004F3835"/>
    <w:rsid w:val="004F3855"/>
    <w:rsid w:val="004F4156"/>
    <w:rsid w:val="004F4D96"/>
    <w:rsid w:val="004F58FD"/>
    <w:rsid w:val="004F5F61"/>
    <w:rsid w:val="004F653E"/>
    <w:rsid w:val="004F79CA"/>
    <w:rsid w:val="00500747"/>
    <w:rsid w:val="00500D03"/>
    <w:rsid w:val="00500F3B"/>
    <w:rsid w:val="005013B0"/>
    <w:rsid w:val="00501439"/>
    <w:rsid w:val="00501F8F"/>
    <w:rsid w:val="005029B3"/>
    <w:rsid w:val="005035B4"/>
    <w:rsid w:val="00504A2A"/>
    <w:rsid w:val="00504C7E"/>
    <w:rsid w:val="005052C8"/>
    <w:rsid w:val="005063A6"/>
    <w:rsid w:val="005065D9"/>
    <w:rsid w:val="005068E2"/>
    <w:rsid w:val="005069E0"/>
    <w:rsid w:val="00510F70"/>
    <w:rsid w:val="0051112A"/>
    <w:rsid w:val="0051150E"/>
    <w:rsid w:val="00511B24"/>
    <w:rsid w:val="00512197"/>
    <w:rsid w:val="0051226D"/>
    <w:rsid w:val="0051239F"/>
    <w:rsid w:val="0051270C"/>
    <w:rsid w:val="00512B58"/>
    <w:rsid w:val="00512BD2"/>
    <w:rsid w:val="00512D14"/>
    <w:rsid w:val="00513B81"/>
    <w:rsid w:val="00514236"/>
    <w:rsid w:val="005144F8"/>
    <w:rsid w:val="00514782"/>
    <w:rsid w:val="00515E44"/>
    <w:rsid w:val="00515FE2"/>
    <w:rsid w:val="00516555"/>
    <w:rsid w:val="0051655F"/>
    <w:rsid w:val="005166CA"/>
    <w:rsid w:val="00516D2C"/>
    <w:rsid w:val="00517E1B"/>
    <w:rsid w:val="00517E74"/>
    <w:rsid w:val="0052009D"/>
    <w:rsid w:val="005200E0"/>
    <w:rsid w:val="00520EA1"/>
    <w:rsid w:val="005212CF"/>
    <w:rsid w:val="00521320"/>
    <w:rsid w:val="005229F3"/>
    <w:rsid w:val="005240EB"/>
    <w:rsid w:val="00524F84"/>
    <w:rsid w:val="00526B45"/>
    <w:rsid w:val="0052736C"/>
    <w:rsid w:val="00527979"/>
    <w:rsid w:val="00527DCA"/>
    <w:rsid w:val="00527DED"/>
    <w:rsid w:val="005304A5"/>
    <w:rsid w:val="0053065E"/>
    <w:rsid w:val="0053079E"/>
    <w:rsid w:val="00530F8A"/>
    <w:rsid w:val="00531365"/>
    <w:rsid w:val="005319BE"/>
    <w:rsid w:val="00531D43"/>
    <w:rsid w:val="0053247A"/>
    <w:rsid w:val="00532F0A"/>
    <w:rsid w:val="00533D48"/>
    <w:rsid w:val="0053605B"/>
    <w:rsid w:val="00536A06"/>
    <w:rsid w:val="00536D47"/>
    <w:rsid w:val="00540669"/>
    <w:rsid w:val="00540D47"/>
    <w:rsid w:val="00541DB6"/>
    <w:rsid w:val="0054302D"/>
    <w:rsid w:val="00543578"/>
    <w:rsid w:val="0054387F"/>
    <w:rsid w:val="0054448A"/>
    <w:rsid w:val="0054586D"/>
    <w:rsid w:val="00545892"/>
    <w:rsid w:val="00545C3E"/>
    <w:rsid w:val="00545F13"/>
    <w:rsid w:val="00546AF1"/>
    <w:rsid w:val="00546E32"/>
    <w:rsid w:val="0054777A"/>
    <w:rsid w:val="00547FA0"/>
    <w:rsid w:val="00550CB4"/>
    <w:rsid w:val="00551195"/>
    <w:rsid w:val="00551532"/>
    <w:rsid w:val="00551ADC"/>
    <w:rsid w:val="00552057"/>
    <w:rsid w:val="0055341A"/>
    <w:rsid w:val="005536CD"/>
    <w:rsid w:val="0055422E"/>
    <w:rsid w:val="00555A1F"/>
    <w:rsid w:val="00555DE1"/>
    <w:rsid w:val="0055600E"/>
    <w:rsid w:val="005560EB"/>
    <w:rsid w:val="00556500"/>
    <w:rsid w:val="00556626"/>
    <w:rsid w:val="005566C3"/>
    <w:rsid w:val="00556AF6"/>
    <w:rsid w:val="00557381"/>
    <w:rsid w:val="00557600"/>
    <w:rsid w:val="005603D8"/>
    <w:rsid w:val="00560E2F"/>
    <w:rsid w:val="005634EA"/>
    <w:rsid w:val="00563C04"/>
    <w:rsid w:val="005641BA"/>
    <w:rsid w:val="00564234"/>
    <w:rsid w:val="00564281"/>
    <w:rsid w:val="00564AB6"/>
    <w:rsid w:val="00564BE5"/>
    <w:rsid w:val="00565318"/>
    <w:rsid w:val="005654BB"/>
    <w:rsid w:val="00565EE1"/>
    <w:rsid w:val="00565F17"/>
    <w:rsid w:val="005660D3"/>
    <w:rsid w:val="00566439"/>
    <w:rsid w:val="0056668E"/>
    <w:rsid w:val="0056736D"/>
    <w:rsid w:val="0056763E"/>
    <w:rsid w:val="00570515"/>
    <w:rsid w:val="005708F0"/>
    <w:rsid w:val="00571A85"/>
    <w:rsid w:val="0057242A"/>
    <w:rsid w:val="005726F8"/>
    <w:rsid w:val="00572BAA"/>
    <w:rsid w:val="00572D27"/>
    <w:rsid w:val="00573A7B"/>
    <w:rsid w:val="00573C8E"/>
    <w:rsid w:val="00574FF8"/>
    <w:rsid w:val="00575CFA"/>
    <w:rsid w:val="005760E4"/>
    <w:rsid w:val="00576715"/>
    <w:rsid w:val="00576F37"/>
    <w:rsid w:val="00576FFB"/>
    <w:rsid w:val="0057713D"/>
    <w:rsid w:val="00577DCA"/>
    <w:rsid w:val="005801FF"/>
    <w:rsid w:val="0058023C"/>
    <w:rsid w:val="00580FBA"/>
    <w:rsid w:val="005813B7"/>
    <w:rsid w:val="00582A92"/>
    <w:rsid w:val="00582E97"/>
    <w:rsid w:val="00583137"/>
    <w:rsid w:val="00583C90"/>
    <w:rsid w:val="00583CEE"/>
    <w:rsid w:val="00584515"/>
    <w:rsid w:val="00584544"/>
    <w:rsid w:val="0058485F"/>
    <w:rsid w:val="00584899"/>
    <w:rsid w:val="00585372"/>
    <w:rsid w:val="00585451"/>
    <w:rsid w:val="00585CE1"/>
    <w:rsid w:val="00586AF1"/>
    <w:rsid w:val="00586B81"/>
    <w:rsid w:val="00590F6D"/>
    <w:rsid w:val="0059215C"/>
    <w:rsid w:val="005926A6"/>
    <w:rsid w:val="00592E21"/>
    <w:rsid w:val="005943E3"/>
    <w:rsid w:val="005948E5"/>
    <w:rsid w:val="00594E24"/>
    <w:rsid w:val="005951F1"/>
    <w:rsid w:val="0059599F"/>
    <w:rsid w:val="00596464"/>
    <w:rsid w:val="0059667D"/>
    <w:rsid w:val="00596864"/>
    <w:rsid w:val="005968EB"/>
    <w:rsid w:val="00596E8B"/>
    <w:rsid w:val="005974AE"/>
    <w:rsid w:val="005977CE"/>
    <w:rsid w:val="005A119F"/>
    <w:rsid w:val="005A12AE"/>
    <w:rsid w:val="005A2283"/>
    <w:rsid w:val="005A2DFB"/>
    <w:rsid w:val="005A310C"/>
    <w:rsid w:val="005A3CB7"/>
    <w:rsid w:val="005A3CFC"/>
    <w:rsid w:val="005A59CE"/>
    <w:rsid w:val="005A667E"/>
    <w:rsid w:val="005A6FF3"/>
    <w:rsid w:val="005A777A"/>
    <w:rsid w:val="005B0397"/>
    <w:rsid w:val="005B0530"/>
    <w:rsid w:val="005B081B"/>
    <w:rsid w:val="005B163F"/>
    <w:rsid w:val="005B1B53"/>
    <w:rsid w:val="005B1BC2"/>
    <w:rsid w:val="005B20F6"/>
    <w:rsid w:val="005B3811"/>
    <w:rsid w:val="005B3902"/>
    <w:rsid w:val="005B3999"/>
    <w:rsid w:val="005B3C64"/>
    <w:rsid w:val="005B41A8"/>
    <w:rsid w:val="005B463D"/>
    <w:rsid w:val="005B48CE"/>
    <w:rsid w:val="005B4A65"/>
    <w:rsid w:val="005B5245"/>
    <w:rsid w:val="005B57CB"/>
    <w:rsid w:val="005B5D38"/>
    <w:rsid w:val="005B697E"/>
    <w:rsid w:val="005B70CA"/>
    <w:rsid w:val="005B7BE2"/>
    <w:rsid w:val="005B7C30"/>
    <w:rsid w:val="005C16FA"/>
    <w:rsid w:val="005C1949"/>
    <w:rsid w:val="005C208B"/>
    <w:rsid w:val="005C2286"/>
    <w:rsid w:val="005C2C59"/>
    <w:rsid w:val="005C3332"/>
    <w:rsid w:val="005C33EF"/>
    <w:rsid w:val="005C3606"/>
    <w:rsid w:val="005C3A5A"/>
    <w:rsid w:val="005C3ED2"/>
    <w:rsid w:val="005C41A5"/>
    <w:rsid w:val="005C44C2"/>
    <w:rsid w:val="005C60A8"/>
    <w:rsid w:val="005D11D7"/>
    <w:rsid w:val="005D1290"/>
    <w:rsid w:val="005D157A"/>
    <w:rsid w:val="005D1687"/>
    <w:rsid w:val="005D19D3"/>
    <w:rsid w:val="005D36BA"/>
    <w:rsid w:val="005D51BE"/>
    <w:rsid w:val="005D57A2"/>
    <w:rsid w:val="005D78C9"/>
    <w:rsid w:val="005D7D39"/>
    <w:rsid w:val="005E01CE"/>
    <w:rsid w:val="005E0835"/>
    <w:rsid w:val="005E08CF"/>
    <w:rsid w:val="005E094C"/>
    <w:rsid w:val="005E0B1F"/>
    <w:rsid w:val="005E0CF6"/>
    <w:rsid w:val="005E2A3C"/>
    <w:rsid w:val="005E2A64"/>
    <w:rsid w:val="005E2CF6"/>
    <w:rsid w:val="005E3393"/>
    <w:rsid w:val="005E350E"/>
    <w:rsid w:val="005E3D19"/>
    <w:rsid w:val="005E3F95"/>
    <w:rsid w:val="005E464D"/>
    <w:rsid w:val="005E4860"/>
    <w:rsid w:val="005E4E0D"/>
    <w:rsid w:val="005E4ED3"/>
    <w:rsid w:val="005E6408"/>
    <w:rsid w:val="005E6DFB"/>
    <w:rsid w:val="005E7287"/>
    <w:rsid w:val="005E763F"/>
    <w:rsid w:val="005E7C52"/>
    <w:rsid w:val="005F005B"/>
    <w:rsid w:val="005F0416"/>
    <w:rsid w:val="005F1256"/>
    <w:rsid w:val="005F13B2"/>
    <w:rsid w:val="005F175D"/>
    <w:rsid w:val="005F1EF7"/>
    <w:rsid w:val="005F2A51"/>
    <w:rsid w:val="005F3105"/>
    <w:rsid w:val="005F338F"/>
    <w:rsid w:val="005F3460"/>
    <w:rsid w:val="005F3553"/>
    <w:rsid w:val="005F371F"/>
    <w:rsid w:val="005F3B57"/>
    <w:rsid w:val="005F6AF0"/>
    <w:rsid w:val="005F7225"/>
    <w:rsid w:val="005F732C"/>
    <w:rsid w:val="005F7933"/>
    <w:rsid w:val="006008BA"/>
    <w:rsid w:val="00601435"/>
    <w:rsid w:val="00601C7B"/>
    <w:rsid w:val="00601FFC"/>
    <w:rsid w:val="00602414"/>
    <w:rsid w:val="006028CB"/>
    <w:rsid w:val="0060371B"/>
    <w:rsid w:val="00604265"/>
    <w:rsid w:val="006043A1"/>
    <w:rsid w:val="00605365"/>
    <w:rsid w:val="0060544F"/>
    <w:rsid w:val="006057C6"/>
    <w:rsid w:val="00605FFE"/>
    <w:rsid w:val="00606114"/>
    <w:rsid w:val="0060679A"/>
    <w:rsid w:val="00606A7B"/>
    <w:rsid w:val="006078B4"/>
    <w:rsid w:val="0061223E"/>
    <w:rsid w:val="00612921"/>
    <w:rsid w:val="00612E96"/>
    <w:rsid w:val="00613892"/>
    <w:rsid w:val="0061423D"/>
    <w:rsid w:val="00614416"/>
    <w:rsid w:val="00614657"/>
    <w:rsid w:val="00614A66"/>
    <w:rsid w:val="00616164"/>
    <w:rsid w:val="006164C7"/>
    <w:rsid w:val="006166FD"/>
    <w:rsid w:val="006167F7"/>
    <w:rsid w:val="00616D7C"/>
    <w:rsid w:val="00616DD3"/>
    <w:rsid w:val="00617429"/>
    <w:rsid w:val="006178D1"/>
    <w:rsid w:val="00620676"/>
    <w:rsid w:val="00621765"/>
    <w:rsid w:val="00623149"/>
    <w:rsid w:val="0062431B"/>
    <w:rsid w:val="00624AA8"/>
    <w:rsid w:val="00626622"/>
    <w:rsid w:val="00626881"/>
    <w:rsid w:val="00626C59"/>
    <w:rsid w:val="00626E09"/>
    <w:rsid w:val="00626F67"/>
    <w:rsid w:val="00627416"/>
    <w:rsid w:val="006275E3"/>
    <w:rsid w:val="006300A1"/>
    <w:rsid w:val="006301A9"/>
    <w:rsid w:val="006303A8"/>
    <w:rsid w:val="00631ABB"/>
    <w:rsid w:val="00632CFA"/>
    <w:rsid w:val="0063346A"/>
    <w:rsid w:val="00633784"/>
    <w:rsid w:val="0063392B"/>
    <w:rsid w:val="006339C9"/>
    <w:rsid w:val="00633A0F"/>
    <w:rsid w:val="00633F99"/>
    <w:rsid w:val="0063447B"/>
    <w:rsid w:val="00635407"/>
    <w:rsid w:val="00635653"/>
    <w:rsid w:val="00635D39"/>
    <w:rsid w:val="006367AB"/>
    <w:rsid w:val="0063703C"/>
    <w:rsid w:val="00637045"/>
    <w:rsid w:val="00637122"/>
    <w:rsid w:val="006377A6"/>
    <w:rsid w:val="00637E32"/>
    <w:rsid w:val="0064175F"/>
    <w:rsid w:val="006419BE"/>
    <w:rsid w:val="006422B0"/>
    <w:rsid w:val="0064270A"/>
    <w:rsid w:val="0064271B"/>
    <w:rsid w:val="006428F1"/>
    <w:rsid w:val="00642BF1"/>
    <w:rsid w:val="00643372"/>
    <w:rsid w:val="00644B1A"/>
    <w:rsid w:val="006455FD"/>
    <w:rsid w:val="00645A00"/>
    <w:rsid w:val="00646DCE"/>
    <w:rsid w:val="006477D1"/>
    <w:rsid w:val="00647FB3"/>
    <w:rsid w:val="00650D34"/>
    <w:rsid w:val="00650DD3"/>
    <w:rsid w:val="006512E3"/>
    <w:rsid w:val="006514FF"/>
    <w:rsid w:val="006517AC"/>
    <w:rsid w:val="006518D6"/>
    <w:rsid w:val="006518F0"/>
    <w:rsid w:val="00651ACD"/>
    <w:rsid w:val="00651B62"/>
    <w:rsid w:val="006531CC"/>
    <w:rsid w:val="00653ADE"/>
    <w:rsid w:val="00654C2B"/>
    <w:rsid w:val="00654CAD"/>
    <w:rsid w:val="006556A6"/>
    <w:rsid w:val="00655980"/>
    <w:rsid w:val="00655D0D"/>
    <w:rsid w:val="00656507"/>
    <w:rsid w:val="006568F9"/>
    <w:rsid w:val="00656EA5"/>
    <w:rsid w:val="006575F5"/>
    <w:rsid w:val="00657C86"/>
    <w:rsid w:val="0066112F"/>
    <w:rsid w:val="006615C5"/>
    <w:rsid w:val="006615FE"/>
    <w:rsid w:val="00661C94"/>
    <w:rsid w:val="00661F66"/>
    <w:rsid w:val="00663812"/>
    <w:rsid w:val="00663D95"/>
    <w:rsid w:val="0066591B"/>
    <w:rsid w:val="00666240"/>
    <w:rsid w:val="00667512"/>
    <w:rsid w:val="00667BAE"/>
    <w:rsid w:val="00667E90"/>
    <w:rsid w:val="0067063C"/>
    <w:rsid w:val="006718E4"/>
    <w:rsid w:val="00671D2E"/>
    <w:rsid w:val="00671E0D"/>
    <w:rsid w:val="0067328B"/>
    <w:rsid w:val="00673BB9"/>
    <w:rsid w:val="00673D1A"/>
    <w:rsid w:val="0067461B"/>
    <w:rsid w:val="006746F8"/>
    <w:rsid w:val="00674B24"/>
    <w:rsid w:val="00674DFF"/>
    <w:rsid w:val="006753A7"/>
    <w:rsid w:val="006757F8"/>
    <w:rsid w:val="006758E9"/>
    <w:rsid w:val="00675E9A"/>
    <w:rsid w:val="00676B78"/>
    <w:rsid w:val="006771ED"/>
    <w:rsid w:val="00677B24"/>
    <w:rsid w:val="00677F91"/>
    <w:rsid w:val="00680057"/>
    <w:rsid w:val="0068006B"/>
    <w:rsid w:val="00680C0B"/>
    <w:rsid w:val="006813AF"/>
    <w:rsid w:val="00681421"/>
    <w:rsid w:val="006822CB"/>
    <w:rsid w:val="00682854"/>
    <w:rsid w:val="00682DA2"/>
    <w:rsid w:val="0068329E"/>
    <w:rsid w:val="006832DB"/>
    <w:rsid w:val="006834BF"/>
    <w:rsid w:val="00683CCB"/>
    <w:rsid w:val="00685175"/>
    <w:rsid w:val="00685501"/>
    <w:rsid w:val="006856A0"/>
    <w:rsid w:val="006866D6"/>
    <w:rsid w:val="00686713"/>
    <w:rsid w:val="0069077A"/>
    <w:rsid w:val="00690983"/>
    <w:rsid w:val="00690E92"/>
    <w:rsid w:val="00691303"/>
    <w:rsid w:val="006913AB"/>
    <w:rsid w:val="00692400"/>
    <w:rsid w:val="00692D8C"/>
    <w:rsid w:val="00693D3C"/>
    <w:rsid w:val="00693E4C"/>
    <w:rsid w:val="006954DD"/>
    <w:rsid w:val="00696829"/>
    <w:rsid w:val="00696AC7"/>
    <w:rsid w:val="00697992"/>
    <w:rsid w:val="006A0C87"/>
    <w:rsid w:val="006A178C"/>
    <w:rsid w:val="006A17C8"/>
    <w:rsid w:val="006A1DAB"/>
    <w:rsid w:val="006A238F"/>
    <w:rsid w:val="006A25AF"/>
    <w:rsid w:val="006A27DD"/>
    <w:rsid w:val="006A38DC"/>
    <w:rsid w:val="006A3A00"/>
    <w:rsid w:val="006A4197"/>
    <w:rsid w:val="006A514D"/>
    <w:rsid w:val="006A55AA"/>
    <w:rsid w:val="006A5CBF"/>
    <w:rsid w:val="006A60E7"/>
    <w:rsid w:val="006A7188"/>
    <w:rsid w:val="006B04A8"/>
    <w:rsid w:val="006B054C"/>
    <w:rsid w:val="006B09BD"/>
    <w:rsid w:val="006B0A1F"/>
    <w:rsid w:val="006B0A69"/>
    <w:rsid w:val="006B189A"/>
    <w:rsid w:val="006B235E"/>
    <w:rsid w:val="006B26A7"/>
    <w:rsid w:val="006B3D30"/>
    <w:rsid w:val="006B3FFA"/>
    <w:rsid w:val="006B4BE4"/>
    <w:rsid w:val="006B5056"/>
    <w:rsid w:val="006B5172"/>
    <w:rsid w:val="006B7928"/>
    <w:rsid w:val="006C15C1"/>
    <w:rsid w:val="006C1E01"/>
    <w:rsid w:val="006C2079"/>
    <w:rsid w:val="006C224B"/>
    <w:rsid w:val="006C386A"/>
    <w:rsid w:val="006C4C0B"/>
    <w:rsid w:val="006C53B1"/>
    <w:rsid w:val="006C59FE"/>
    <w:rsid w:val="006C5D07"/>
    <w:rsid w:val="006C655C"/>
    <w:rsid w:val="006C6C0C"/>
    <w:rsid w:val="006C74F5"/>
    <w:rsid w:val="006C7851"/>
    <w:rsid w:val="006C7A7B"/>
    <w:rsid w:val="006C7D3C"/>
    <w:rsid w:val="006D019C"/>
    <w:rsid w:val="006D074F"/>
    <w:rsid w:val="006D1430"/>
    <w:rsid w:val="006D15B6"/>
    <w:rsid w:val="006D15F4"/>
    <w:rsid w:val="006D1B42"/>
    <w:rsid w:val="006D2076"/>
    <w:rsid w:val="006D2165"/>
    <w:rsid w:val="006D44FF"/>
    <w:rsid w:val="006D47E7"/>
    <w:rsid w:val="006D49D4"/>
    <w:rsid w:val="006D540E"/>
    <w:rsid w:val="006D5571"/>
    <w:rsid w:val="006D5B63"/>
    <w:rsid w:val="006D5C75"/>
    <w:rsid w:val="006D5E22"/>
    <w:rsid w:val="006D608E"/>
    <w:rsid w:val="006D634A"/>
    <w:rsid w:val="006D6540"/>
    <w:rsid w:val="006D6BA9"/>
    <w:rsid w:val="006D7C1B"/>
    <w:rsid w:val="006E0525"/>
    <w:rsid w:val="006E2447"/>
    <w:rsid w:val="006E3FB6"/>
    <w:rsid w:val="006E40F8"/>
    <w:rsid w:val="006E423E"/>
    <w:rsid w:val="006E5785"/>
    <w:rsid w:val="006E6C78"/>
    <w:rsid w:val="006E7767"/>
    <w:rsid w:val="006E7BFF"/>
    <w:rsid w:val="006E7CC9"/>
    <w:rsid w:val="006F0DD3"/>
    <w:rsid w:val="006F0F68"/>
    <w:rsid w:val="006F19A5"/>
    <w:rsid w:val="006F2115"/>
    <w:rsid w:val="006F2881"/>
    <w:rsid w:val="006F2D1A"/>
    <w:rsid w:val="006F373E"/>
    <w:rsid w:val="006F3ADC"/>
    <w:rsid w:val="006F3EB2"/>
    <w:rsid w:val="006F54F3"/>
    <w:rsid w:val="006F5EC1"/>
    <w:rsid w:val="006F6EF9"/>
    <w:rsid w:val="006F72A0"/>
    <w:rsid w:val="007003BA"/>
    <w:rsid w:val="0070054C"/>
    <w:rsid w:val="0070066D"/>
    <w:rsid w:val="007015C1"/>
    <w:rsid w:val="007017E0"/>
    <w:rsid w:val="00701E70"/>
    <w:rsid w:val="007036E6"/>
    <w:rsid w:val="00704610"/>
    <w:rsid w:val="007046B9"/>
    <w:rsid w:val="00705220"/>
    <w:rsid w:val="007059B7"/>
    <w:rsid w:val="00706972"/>
    <w:rsid w:val="007071C2"/>
    <w:rsid w:val="00707504"/>
    <w:rsid w:val="007108A3"/>
    <w:rsid w:val="007111AE"/>
    <w:rsid w:val="007121BE"/>
    <w:rsid w:val="00712E9B"/>
    <w:rsid w:val="007139EB"/>
    <w:rsid w:val="00714E43"/>
    <w:rsid w:val="00714FB1"/>
    <w:rsid w:val="00715E6F"/>
    <w:rsid w:val="007169F2"/>
    <w:rsid w:val="00716B17"/>
    <w:rsid w:val="007174B4"/>
    <w:rsid w:val="00717AA5"/>
    <w:rsid w:val="00717E48"/>
    <w:rsid w:val="007200A3"/>
    <w:rsid w:val="007210A9"/>
    <w:rsid w:val="00721284"/>
    <w:rsid w:val="00722AE3"/>
    <w:rsid w:val="00722C78"/>
    <w:rsid w:val="00723519"/>
    <w:rsid w:val="00723A9A"/>
    <w:rsid w:val="00723E8B"/>
    <w:rsid w:val="007245AA"/>
    <w:rsid w:val="00724FF8"/>
    <w:rsid w:val="00725286"/>
    <w:rsid w:val="007253DC"/>
    <w:rsid w:val="00725969"/>
    <w:rsid w:val="00726010"/>
    <w:rsid w:val="0072675E"/>
    <w:rsid w:val="00726844"/>
    <w:rsid w:val="00727213"/>
    <w:rsid w:val="00727380"/>
    <w:rsid w:val="00727D0A"/>
    <w:rsid w:val="00727DBB"/>
    <w:rsid w:val="00731615"/>
    <w:rsid w:val="007319D7"/>
    <w:rsid w:val="007322A4"/>
    <w:rsid w:val="00732657"/>
    <w:rsid w:val="00732685"/>
    <w:rsid w:val="007326F1"/>
    <w:rsid w:val="007326F8"/>
    <w:rsid w:val="0073326B"/>
    <w:rsid w:val="00733E4C"/>
    <w:rsid w:val="00733F95"/>
    <w:rsid w:val="0073444C"/>
    <w:rsid w:val="00734CA9"/>
    <w:rsid w:val="00735E72"/>
    <w:rsid w:val="00736115"/>
    <w:rsid w:val="00736481"/>
    <w:rsid w:val="0073720E"/>
    <w:rsid w:val="007376DF"/>
    <w:rsid w:val="00737B8C"/>
    <w:rsid w:val="00737BBA"/>
    <w:rsid w:val="0074267E"/>
    <w:rsid w:val="007429D3"/>
    <w:rsid w:val="00742BE1"/>
    <w:rsid w:val="007430E2"/>
    <w:rsid w:val="007435FE"/>
    <w:rsid w:val="00743F2C"/>
    <w:rsid w:val="007448A1"/>
    <w:rsid w:val="00746B37"/>
    <w:rsid w:val="00746E1F"/>
    <w:rsid w:val="00747345"/>
    <w:rsid w:val="0075047A"/>
    <w:rsid w:val="00750C26"/>
    <w:rsid w:val="00751332"/>
    <w:rsid w:val="00751407"/>
    <w:rsid w:val="007518C5"/>
    <w:rsid w:val="00752227"/>
    <w:rsid w:val="007535F8"/>
    <w:rsid w:val="00753FFA"/>
    <w:rsid w:val="007540C2"/>
    <w:rsid w:val="00754DA8"/>
    <w:rsid w:val="00755146"/>
    <w:rsid w:val="00755463"/>
    <w:rsid w:val="007558E3"/>
    <w:rsid w:val="00755A9C"/>
    <w:rsid w:val="00756249"/>
    <w:rsid w:val="00756360"/>
    <w:rsid w:val="007563BC"/>
    <w:rsid w:val="0075663F"/>
    <w:rsid w:val="0076000D"/>
    <w:rsid w:val="00760660"/>
    <w:rsid w:val="00761D0F"/>
    <w:rsid w:val="007632E8"/>
    <w:rsid w:val="00763DF1"/>
    <w:rsid w:val="00764D8E"/>
    <w:rsid w:val="00765024"/>
    <w:rsid w:val="0076529D"/>
    <w:rsid w:val="00765932"/>
    <w:rsid w:val="00765D15"/>
    <w:rsid w:val="00765D22"/>
    <w:rsid w:val="00766E7A"/>
    <w:rsid w:val="007672BE"/>
    <w:rsid w:val="00767D80"/>
    <w:rsid w:val="00770EAE"/>
    <w:rsid w:val="0077168E"/>
    <w:rsid w:val="007718C1"/>
    <w:rsid w:val="00773B5B"/>
    <w:rsid w:val="00773CF5"/>
    <w:rsid w:val="007740EF"/>
    <w:rsid w:val="00774E36"/>
    <w:rsid w:val="0077593C"/>
    <w:rsid w:val="007778E6"/>
    <w:rsid w:val="0078004A"/>
    <w:rsid w:val="0078054E"/>
    <w:rsid w:val="00780980"/>
    <w:rsid w:val="00780D60"/>
    <w:rsid w:val="00781711"/>
    <w:rsid w:val="00781822"/>
    <w:rsid w:val="0078199A"/>
    <w:rsid w:val="00781B6D"/>
    <w:rsid w:val="00781C3D"/>
    <w:rsid w:val="00783686"/>
    <w:rsid w:val="00783C2A"/>
    <w:rsid w:val="007850DE"/>
    <w:rsid w:val="00786079"/>
    <w:rsid w:val="007862F6"/>
    <w:rsid w:val="0078668F"/>
    <w:rsid w:val="00786B13"/>
    <w:rsid w:val="00786E1E"/>
    <w:rsid w:val="00787666"/>
    <w:rsid w:val="00790CF5"/>
    <w:rsid w:val="00790D0C"/>
    <w:rsid w:val="00790E61"/>
    <w:rsid w:val="00791737"/>
    <w:rsid w:val="00792A52"/>
    <w:rsid w:val="00792DF9"/>
    <w:rsid w:val="00792FE4"/>
    <w:rsid w:val="0079384E"/>
    <w:rsid w:val="0079426E"/>
    <w:rsid w:val="00794676"/>
    <w:rsid w:val="007947CD"/>
    <w:rsid w:val="00794F82"/>
    <w:rsid w:val="0079566B"/>
    <w:rsid w:val="00796295"/>
    <w:rsid w:val="007966BC"/>
    <w:rsid w:val="00797148"/>
    <w:rsid w:val="007A021A"/>
    <w:rsid w:val="007A0E5E"/>
    <w:rsid w:val="007A1760"/>
    <w:rsid w:val="007A1A4C"/>
    <w:rsid w:val="007A1ADE"/>
    <w:rsid w:val="007A295A"/>
    <w:rsid w:val="007A2BDC"/>
    <w:rsid w:val="007A37FF"/>
    <w:rsid w:val="007A4338"/>
    <w:rsid w:val="007A45CD"/>
    <w:rsid w:val="007A54DA"/>
    <w:rsid w:val="007A691E"/>
    <w:rsid w:val="007A7B65"/>
    <w:rsid w:val="007A7D41"/>
    <w:rsid w:val="007B052A"/>
    <w:rsid w:val="007B0B02"/>
    <w:rsid w:val="007B1252"/>
    <w:rsid w:val="007B150A"/>
    <w:rsid w:val="007B1BEF"/>
    <w:rsid w:val="007B267C"/>
    <w:rsid w:val="007B364B"/>
    <w:rsid w:val="007B40F1"/>
    <w:rsid w:val="007B4793"/>
    <w:rsid w:val="007B51E9"/>
    <w:rsid w:val="007B551A"/>
    <w:rsid w:val="007B6BCD"/>
    <w:rsid w:val="007B71DA"/>
    <w:rsid w:val="007B7786"/>
    <w:rsid w:val="007C0912"/>
    <w:rsid w:val="007C09D1"/>
    <w:rsid w:val="007C1698"/>
    <w:rsid w:val="007C177E"/>
    <w:rsid w:val="007C17AA"/>
    <w:rsid w:val="007C1F34"/>
    <w:rsid w:val="007C28A7"/>
    <w:rsid w:val="007C2B31"/>
    <w:rsid w:val="007C2F63"/>
    <w:rsid w:val="007C302A"/>
    <w:rsid w:val="007C382B"/>
    <w:rsid w:val="007C42E4"/>
    <w:rsid w:val="007C461E"/>
    <w:rsid w:val="007C4624"/>
    <w:rsid w:val="007C4665"/>
    <w:rsid w:val="007C4720"/>
    <w:rsid w:val="007C484B"/>
    <w:rsid w:val="007C6CC9"/>
    <w:rsid w:val="007C6F8C"/>
    <w:rsid w:val="007C7076"/>
    <w:rsid w:val="007C7D5E"/>
    <w:rsid w:val="007D06AB"/>
    <w:rsid w:val="007D07F0"/>
    <w:rsid w:val="007D2101"/>
    <w:rsid w:val="007D24BA"/>
    <w:rsid w:val="007D2628"/>
    <w:rsid w:val="007D26DD"/>
    <w:rsid w:val="007D2F62"/>
    <w:rsid w:val="007D45CB"/>
    <w:rsid w:val="007D48E1"/>
    <w:rsid w:val="007D4EB1"/>
    <w:rsid w:val="007D5299"/>
    <w:rsid w:val="007D5842"/>
    <w:rsid w:val="007D5AB2"/>
    <w:rsid w:val="007D5E3A"/>
    <w:rsid w:val="007D79AC"/>
    <w:rsid w:val="007E09D6"/>
    <w:rsid w:val="007E0C81"/>
    <w:rsid w:val="007E0D4D"/>
    <w:rsid w:val="007E0D6B"/>
    <w:rsid w:val="007E0E5A"/>
    <w:rsid w:val="007E1679"/>
    <w:rsid w:val="007E1CC4"/>
    <w:rsid w:val="007E384B"/>
    <w:rsid w:val="007E3B97"/>
    <w:rsid w:val="007E3D22"/>
    <w:rsid w:val="007E3E22"/>
    <w:rsid w:val="007E42BF"/>
    <w:rsid w:val="007E436A"/>
    <w:rsid w:val="007E65B8"/>
    <w:rsid w:val="007E6F15"/>
    <w:rsid w:val="007E785E"/>
    <w:rsid w:val="007E7EBA"/>
    <w:rsid w:val="007E7FBA"/>
    <w:rsid w:val="007F0AA5"/>
    <w:rsid w:val="007F0F80"/>
    <w:rsid w:val="007F290D"/>
    <w:rsid w:val="007F39B6"/>
    <w:rsid w:val="007F549D"/>
    <w:rsid w:val="007F58B9"/>
    <w:rsid w:val="007F5EEE"/>
    <w:rsid w:val="007F6115"/>
    <w:rsid w:val="007F61F3"/>
    <w:rsid w:val="007F6B6F"/>
    <w:rsid w:val="007F7BDE"/>
    <w:rsid w:val="007F7C59"/>
    <w:rsid w:val="00801264"/>
    <w:rsid w:val="008013FA"/>
    <w:rsid w:val="008024E0"/>
    <w:rsid w:val="00802612"/>
    <w:rsid w:val="008036EA"/>
    <w:rsid w:val="00803EFB"/>
    <w:rsid w:val="00803F0F"/>
    <w:rsid w:val="00805665"/>
    <w:rsid w:val="0080581D"/>
    <w:rsid w:val="008067A7"/>
    <w:rsid w:val="00807041"/>
    <w:rsid w:val="008070F1"/>
    <w:rsid w:val="00807305"/>
    <w:rsid w:val="00807679"/>
    <w:rsid w:val="00807704"/>
    <w:rsid w:val="00807ECA"/>
    <w:rsid w:val="00807F0F"/>
    <w:rsid w:val="00807FC7"/>
    <w:rsid w:val="00810223"/>
    <w:rsid w:val="00811253"/>
    <w:rsid w:val="008113EE"/>
    <w:rsid w:val="0081167F"/>
    <w:rsid w:val="00812224"/>
    <w:rsid w:val="00812968"/>
    <w:rsid w:val="00812A81"/>
    <w:rsid w:val="0081473E"/>
    <w:rsid w:val="00814A27"/>
    <w:rsid w:val="00815155"/>
    <w:rsid w:val="008160E0"/>
    <w:rsid w:val="00817125"/>
    <w:rsid w:val="0082002A"/>
    <w:rsid w:val="00820C0D"/>
    <w:rsid w:val="00820CC5"/>
    <w:rsid w:val="008210EF"/>
    <w:rsid w:val="00821643"/>
    <w:rsid w:val="00821A84"/>
    <w:rsid w:val="00821E7E"/>
    <w:rsid w:val="00822492"/>
    <w:rsid w:val="00822880"/>
    <w:rsid w:val="008234BD"/>
    <w:rsid w:val="0082437C"/>
    <w:rsid w:val="00824951"/>
    <w:rsid w:val="00824E02"/>
    <w:rsid w:val="00825F16"/>
    <w:rsid w:val="0082754A"/>
    <w:rsid w:val="00827712"/>
    <w:rsid w:val="00827944"/>
    <w:rsid w:val="00830435"/>
    <w:rsid w:val="00830505"/>
    <w:rsid w:val="00831AA4"/>
    <w:rsid w:val="0083209A"/>
    <w:rsid w:val="008329B8"/>
    <w:rsid w:val="00832BF7"/>
    <w:rsid w:val="00833C50"/>
    <w:rsid w:val="00834209"/>
    <w:rsid w:val="008354AD"/>
    <w:rsid w:val="00835561"/>
    <w:rsid w:val="0083583F"/>
    <w:rsid w:val="00835D2F"/>
    <w:rsid w:val="00835D73"/>
    <w:rsid w:val="00836152"/>
    <w:rsid w:val="008372A8"/>
    <w:rsid w:val="008376FA"/>
    <w:rsid w:val="00840BB2"/>
    <w:rsid w:val="00841010"/>
    <w:rsid w:val="00841726"/>
    <w:rsid w:val="00841B45"/>
    <w:rsid w:val="00842F2B"/>
    <w:rsid w:val="00843053"/>
    <w:rsid w:val="008436E7"/>
    <w:rsid w:val="008438F6"/>
    <w:rsid w:val="008439D7"/>
    <w:rsid w:val="00843D56"/>
    <w:rsid w:val="00844359"/>
    <w:rsid w:val="0084509C"/>
    <w:rsid w:val="00845A20"/>
    <w:rsid w:val="00846DA8"/>
    <w:rsid w:val="00846DB8"/>
    <w:rsid w:val="00846E4B"/>
    <w:rsid w:val="00846FB3"/>
    <w:rsid w:val="00847A87"/>
    <w:rsid w:val="00850180"/>
    <w:rsid w:val="0085072F"/>
    <w:rsid w:val="008508EA"/>
    <w:rsid w:val="00850B97"/>
    <w:rsid w:val="00852080"/>
    <w:rsid w:val="00852091"/>
    <w:rsid w:val="008522E6"/>
    <w:rsid w:val="008523A0"/>
    <w:rsid w:val="00852954"/>
    <w:rsid w:val="00853A31"/>
    <w:rsid w:val="0085437B"/>
    <w:rsid w:val="00854C94"/>
    <w:rsid w:val="00855742"/>
    <w:rsid w:val="008562BC"/>
    <w:rsid w:val="008605F5"/>
    <w:rsid w:val="008617CE"/>
    <w:rsid w:val="008617D6"/>
    <w:rsid w:val="008618F0"/>
    <w:rsid w:val="008623B1"/>
    <w:rsid w:val="00862686"/>
    <w:rsid w:val="0086299A"/>
    <w:rsid w:val="0086306E"/>
    <w:rsid w:val="008633D1"/>
    <w:rsid w:val="00863ACF"/>
    <w:rsid w:val="00864160"/>
    <w:rsid w:val="0086416B"/>
    <w:rsid w:val="00864290"/>
    <w:rsid w:val="0086515F"/>
    <w:rsid w:val="0086547A"/>
    <w:rsid w:val="00865773"/>
    <w:rsid w:val="0086581F"/>
    <w:rsid w:val="008658EF"/>
    <w:rsid w:val="00865B0D"/>
    <w:rsid w:val="008662DA"/>
    <w:rsid w:val="00866448"/>
    <w:rsid w:val="0086696B"/>
    <w:rsid w:val="00866D25"/>
    <w:rsid w:val="00867F97"/>
    <w:rsid w:val="008707F6"/>
    <w:rsid w:val="00871962"/>
    <w:rsid w:val="00872D55"/>
    <w:rsid w:val="00873971"/>
    <w:rsid w:val="00874C8F"/>
    <w:rsid w:val="00874D5D"/>
    <w:rsid w:val="00874DB6"/>
    <w:rsid w:val="00875011"/>
    <w:rsid w:val="00875121"/>
    <w:rsid w:val="00875983"/>
    <w:rsid w:val="00875C10"/>
    <w:rsid w:val="00875D72"/>
    <w:rsid w:val="008770F2"/>
    <w:rsid w:val="008777DC"/>
    <w:rsid w:val="00880035"/>
    <w:rsid w:val="008803EC"/>
    <w:rsid w:val="008804F2"/>
    <w:rsid w:val="00881796"/>
    <w:rsid w:val="0088209B"/>
    <w:rsid w:val="0088283E"/>
    <w:rsid w:val="00882884"/>
    <w:rsid w:val="008829BE"/>
    <w:rsid w:val="00883A69"/>
    <w:rsid w:val="0088506E"/>
    <w:rsid w:val="008871A3"/>
    <w:rsid w:val="00887B2E"/>
    <w:rsid w:val="00887FED"/>
    <w:rsid w:val="0089165C"/>
    <w:rsid w:val="0089390C"/>
    <w:rsid w:val="00893A15"/>
    <w:rsid w:val="00895B1F"/>
    <w:rsid w:val="00895EC5"/>
    <w:rsid w:val="0089617B"/>
    <w:rsid w:val="008963D6"/>
    <w:rsid w:val="00896ED7"/>
    <w:rsid w:val="00897124"/>
    <w:rsid w:val="00897282"/>
    <w:rsid w:val="008A0599"/>
    <w:rsid w:val="008A18B1"/>
    <w:rsid w:val="008A2823"/>
    <w:rsid w:val="008A285D"/>
    <w:rsid w:val="008A38A7"/>
    <w:rsid w:val="008A3D0A"/>
    <w:rsid w:val="008A41F6"/>
    <w:rsid w:val="008A4397"/>
    <w:rsid w:val="008A43AA"/>
    <w:rsid w:val="008A4B01"/>
    <w:rsid w:val="008A4D9A"/>
    <w:rsid w:val="008A57E8"/>
    <w:rsid w:val="008A5C96"/>
    <w:rsid w:val="008A7271"/>
    <w:rsid w:val="008B0418"/>
    <w:rsid w:val="008B050B"/>
    <w:rsid w:val="008B0676"/>
    <w:rsid w:val="008B0E29"/>
    <w:rsid w:val="008B0E92"/>
    <w:rsid w:val="008B1151"/>
    <w:rsid w:val="008B1161"/>
    <w:rsid w:val="008B14CE"/>
    <w:rsid w:val="008B169D"/>
    <w:rsid w:val="008B27FC"/>
    <w:rsid w:val="008B32E5"/>
    <w:rsid w:val="008B3D11"/>
    <w:rsid w:val="008B4338"/>
    <w:rsid w:val="008B4B39"/>
    <w:rsid w:val="008B524D"/>
    <w:rsid w:val="008B69B1"/>
    <w:rsid w:val="008B6F33"/>
    <w:rsid w:val="008B75CA"/>
    <w:rsid w:val="008B7892"/>
    <w:rsid w:val="008C0A80"/>
    <w:rsid w:val="008C0C88"/>
    <w:rsid w:val="008C1899"/>
    <w:rsid w:val="008C269A"/>
    <w:rsid w:val="008C3EEB"/>
    <w:rsid w:val="008C4FEF"/>
    <w:rsid w:val="008C542B"/>
    <w:rsid w:val="008C5630"/>
    <w:rsid w:val="008C579E"/>
    <w:rsid w:val="008C679B"/>
    <w:rsid w:val="008D04B2"/>
    <w:rsid w:val="008D062C"/>
    <w:rsid w:val="008D0C46"/>
    <w:rsid w:val="008D10AE"/>
    <w:rsid w:val="008D219D"/>
    <w:rsid w:val="008D342F"/>
    <w:rsid w:val="008D3FEC"/>
    <w:rsid w:val="008D46B9"/>
    <w:rsid w:val="008D4A75"/>
    <w:rsid w:val="008D4E09"/>
    <w:rsid w:val="008D5378"/>
    <w:rsid w:val="008D5E94"/>
    <w:rsid w:val="008D65A3"/>
    <w:rsid w:val="008D6C73"/>
    <w:rsid w:val="008D7539"/>
    <w:rsid w:val="008E0399"/>
    <w:rsid w:val="008E07C2"/>
    <w:rsid w:val="008E0AD0"/>
    <w:rsid w:val="008E0C1B"/>
    <w:rsid w:val="008E0FC5"/>
    <w:rsid w:val="008E137D"/>
    <w:rsid w:val="008E1A63"/>
    <w:rsid w:val="008E1EC8"/>
    <w:rsid w:val="008E2D6B"/>
    <w:rsid w:val="008E2E68"/>
    <w:rsid w:val="008E2F7F"/>
    <w:rsid w:val="008E3AB9"/>
    <w:rsid w:val="008E3FA1"/>
    <w:rsid w:val="008E473C"/>
    <w:rsid w:val="008E48D4"/>
    <w:rsid w:val="008E49BD"/>
    <w:rsid w:val="008E4E07"/>
    <w:rsid w:val="008E65E9"/>
    <w:rsid w:val="008E694E"/>
    <w:rsid w:val="008E7204"/>
    <w:rsid w:val="008E7391"/>
    <w:rsid w:val="008E73E2"/>
    <w:rsid w:val="008E74DE"/>
    <w:rsid w:val="008E7703"/>
    <w:rsid w:val="008F0D29"/>
    <w:rsid w:val="008F0E0F"/>
    <w:rsid w:val="008F0FE6"/>
    <w:rsid w:val="008F21E3"/>
    <w:rsid w:val="008F2B3E"/>
    <w:rsid w:val="008F304B"/>
    <w:rsid w:val="008F3B6C"/>
    <w:rsid w:val="008F4725"/>
    <w:rsid w:val="008F55C6"/>
    <w:rsid w:val="008F6812"/>
    <w:rsid w:val="008F69A6"/>
    <w:rsid w:val="008F6EA3"/>
    <w:rsid w:val="008F72D5"/>
    <w:rsid w:val="008F731D"/>
    <w:rsid w:val="0090004D"/>
    <w:rsid w:val="00900721"/>
    <w:rsid w:val="00901054"/>
    <w:rsid w:val="009010AA"/>
    <w:rsid w:val="00901EBE"/>
    <w:rsid w:val="00902D6E"/>
    <w:rsid w:val="00903719"/>
    <w:rsid w:val="00904236"/>
    <w:rsid w:val="00905443"/>
    <w:rsid w:val="00905464"/>
    <w:rsid w:val="0090548F"/>
    <w:rsid w:val="0090668E"/>
    <w:rsid w:val="00907843"/>
    <w:rsid w:val="009106B4"/>
    <w:rsid w:val="0091146C"/>
    <w:rsid w:val="00911653"/>
    <w:rsid w:val="0091193A"/>
    <w:rsid w:val="009119BF"/>
    <w:rsid w:val="00912088"/>
    <w:rsid w:val="00913257"/>
    <w:rsid w:val="00913800"/>
    <w:rsid w:val="00913923"/>
    <w:rsid w:val="00913AE4"/>
    <w:rsid w:val="009144BC"/>
    <w:rsid w:val="0091483E"/>
    <w:rsid w:val="009150D9"/>
    <w:rsid w:val="00915581"/>
    <w:rsid w:val="00917368"/>
    <w:rsid w:val="00917AED"/>
    <w:rsid w:val="009207FF"/>
    <w:rsid w:val="00920960"/>
    <w:rsid w:val="00920EAE"/>
    <w:rsid w:val="0092172E"/>
    <w:rsid w:val="00921831"/>
    <w:rsid w:val="009218B0"/>
    <w:rsid w:val="00921BE9"/>
    <w:rsid w:val="00921E5F"/>
    <w:rsid w:val="0092334A"/>
    <w:rsid w:val="00924157"/>
    <w:rsid w:val="00924370"/>
    <w:rsid w:val="0092459B"/>
    <w:rsid w:val="0092718E"/>
    <w:rsid w:val="00930116"/>
    <w:rsid w:val="00930159"/>
    <w:rsid w:val="00931695"/>
    <w:rsid w:val="00931EF5"/>
    <w:rsid w:val="009329AD"/>
    <w:rsid w:val="00932DB9"/>
    <w:rsid w:val="009330C8"/>
    <w:rsid w:val="00933B47"/>
    <w:rsid w:val="009340CC"/>
    <w:rsid w:val="0093430E"/>
    <w:rsid w:val="009345A8"/>
    <w:rsid w:val="0093582E"/>
    <w:rsid w:val="00937967"/>
    <w:rsid w:val="00937D29"/>
    <w:rsid w:val="00937DEB"/>
    <w:rsid w:val="00937F23"/>
    <w:rsid w:val="0094150B"/>
    <w:rsid w:val="0094167D"/>
    <w:rsid w:val="009416E5"/>
    <w:rsid w:val="0094270F"/>
    <w:rsid w:val="00943E43"/>
    <w:rsid w:val="009444DD"/>
    <w:rsid w:val="00944651"/>
    <w:rsid w:val="00944BDC"/>
    <w:rsid w:val="00944FC1"/>
    <w:rsid w:val="009461F0"/>
    <w:rsid w:val="0094736B"/>
    <w:rsid w:val="00947963"/>
    <w:rsid w:val="00950089"/>
    <w:rsid w:val="00950540"/>
    <w:rsid w:val="0095055C"/>
    <w:rsid w:val="00951FAC"/>
    <w:rsid w:val="00952D23"/>
    <w:rsid w:val="00953372"/>
    <w:rsid w:val="00956549"/>
    <w:rsid w:val="00957202"/>
    <w:rsid w:val="0095734A"/>
    <w:rsid w:val="0096055D"/>
    <w:rsid w:val="00960AF4"/>
    <w:rsid w:val="00962363"/>
    <w:rsid w:val="00962F15"/>
    <w:rsid w:val="0096330C"/>
    <w:rsid w:val="00963E26"/>
    <w:rsid w:val="009647C3"/>
    <w:rsid w:val="0096490F"/>
    <w:rsid w:val="00964E30"/>
    <w:rsid w:val="00965229"/>
    <w:rsid w:val="00965351"/>
    <w:rsid w:val="00965707"/>
    <w:rsid w:val="00965E53"/>
    <w:rsid w:val="0096772F"/>
    <w:rsid w:val="00967C86"/>
    <w:rsid w:val="009703E2"/>
    <w:rsid w:val="00970B51"/>
    <w:rsid w:val="0097163D"/>
    <w:rsid w:val="00971ACC"/>
    <w:rsid w:val="009727B0"/>
    <w:rsid w:val="00973EC4"/>
    <w:rsid w:val="00974F52"/>
    <w:rsid w:val="00975DE4"/>
    <w:rsid w:val="00975E87"/>
    <w:rsid w:val="0097644F"/>
    <w:rsid w:val="00976C58"/>
    <w:rsid w:val="0097753E"/>
    <w:rsid w:val="0097760E"/>
    <w:rsid w:val="00977758"/>
    <w:rsid w:val="00977CA7"/>
    <w:rsid w:val="009805B9"/>
    <w:rsid w:val="00980F19"/>
    <w:rsid w:val="0098110B"/>
    <w:rsid w:val="00981892"/>
    <w:rsid w:val="00981BDC"/>
    <w:rsid w:val="00982093"/>
    <w:rsid w:val="00982400"/>
    <w:rsid w:val="009828C1"/>
    <w:rsid w:val="009836D3"/>
    <w:rsid w:val="00984D8C"/>
    <w:rsid w:val="00985EAE"/>
    <w:rsid w:val="009861F5"/>
    <w:rsid w:val="00986F0E"/>
    <w:rsid w:val="00987EC7"/>
    <w:rsid w:val="00990384"/>
    <w:rsid w:val="00990CE2"/>
    <w:rsid w:val="009936E4"/>
    <w:rsid w:val="00994446"/>
    <w:rsid w:val="00994592"/>
    <w:rsid w:val="009948B1"/>
    <w:rsid w:val="009951CC"/>
    <w:rsid w:val="00995D1D"/>
    <w:rsid w:val="00996B9A"/>
    <w:rsid w:val="0099781E"/>
    <w:rsid w:val="00997BEC"/>
    <w:rsid w:val="009A00C0"/>
    <w:rsid w:val="009A1A2A"/>
    <w:rsid w:val="009A1FA5"/>
    <w:rsid w:val="009A21AF"/>
    <w:rsid w:val="009A24FE"/>
    <w:rsid w:val="009A2663"/>
    <w:rsid w:val="009A2CE3"/>
    <w:rsid w:val="009A3048"/>
    <w:rsid w:val="009A3805"/>
    <w:rsid w:val="009A3C5D"/>
    <w:rsid w:val="009A4834"/>
    <w:rsid w:val="009A51D2"/>
    <w:rsid w:val="009A5874"/>
    <w:rsid w:val="009A747C"/>
    <w:rsid w:val="009B190B"/>
    <w:rsid w:val="009B2B59"/>
    <w:rsid w:val="009B2B95"/>
    <w:rsid w:val="009B314B"/>
    <w:rsid w:val="009B3656"/>
    <w:rsid w:val="009B37EF"/>
    <w:rsid w:val="009B394C"/>
    <w:rsid w:val="009B3FB6"/>
    <w:rsid w:val="009B3FFF"/>
    <w:rsid w:val="009B4075"/>
    <w:rsid w:val="009B47FC"/>
    <w:rsid w:val="009B4EDA"/>
    <w:rsid w:val="009B5B67"/>
    <w:rsid w:val="009B5F49"/>
    <w:rsid w:val="009B5F7D"/>
    <w:rsid w:val="009B646B"/>
    <w:rsid w:val="009B648A"/>
    <w:rsid w:val="009B659A"/>
    <w:rsid w:val="009B6BEE"/>
    <w:rsid w:val="009B718D"/>
    <w:rsid w:val="009B72AB"/>
    <w:rsid w:val="009B771D"/>
    <w:rsid w:val="009B79DB"/>
    <w:rsid w:val="009B7AD6"/>
    <w:rsid w:val="009B7F42"/>
    <w:rsid w:val="009C0079"/>
    <w:rsid w:val="009C0382"/>
    <w:rsid w:val="009C0A53"/>
    <w:rsid w:val="009C1001"/>
    <w:rsid w:val="009C1C8D"/>
    <w:rsid w:val="009C1D06"/>
    <w:rsid w:val="009C241D"/>
    <w:rsid w:val="009C250B"/>
    <w:rsid w:val="009C2737"/>
    <w:rsid w:val="009C4383"/>
    <w:rsid w:val="009C56DE"/>
    <w:rsid w:val="009C580F"/>
    <w:rsid w:val="009C61CE"/>
    <w:rsid w:val="009C6311"/>
    <w:rsid w:val="009C63C2"/>
    <w:rsid w:val="009C6B0E"/>
    <w:rsid w:val="009C702D"/>
    <w:rsid w:val="009C781A"/>
    <w:rsid w:val="009C7880"/>
    <w:rsid w:val="009C7EA3"/>
    <w:rsid w:val="009C7ED5"/>
    <w:rsid w:val="009C7F3D"/>
    <w:rsid w:val="009D0C08"/>
    <w:rsid w:val="009D0FB6"/>
    <w:rsid w:val="009D0FF1"/>
    <w:rsid w:val="009D1F84"/>
    <w:rsid w:val="009D209F"/>
    <w:rsid w:val="009D233B"/>
    <w:rsid w:val="009D2557"/>
    <w:rsid w:val="009D30B7"/>
    <w:rsid w:val="009D3E69"/>
    <w:rsid w:val="009D5B51"/>
    <w:rsid w:val="009D5EC7"/>
    <w:rsid w:val="009D7A47"/>
    <w:rsid w:val="009D7CF2"/>
    <w:rsid w:val="009E07FC"/>
    <w:rsid w:val="009E0CDA"/>
    <w:rsid w:val="009E1918"/>
    <w:rsid w:val="009E1979"/>
    <w:rsid w:val="009E1FA0"/>
    <w:rsid w:val="009E205F"/>
    <w:rsid w:val="009E3177"/>
    <w:rsid w:val="009E31A7"/>
    <w:rsid w:val="009E3E43"/>
    <w:rsid w:val="009E5642"/>
    <w:rsid w:val="009E5843"/>
    <w:rsid w:val="009E5E86"/>
    <w:rsid w:val="009E600C"/>
    <w:rsid w:val="009E6451"/>
    <w:rsid w:val="009E64D5"/>
    <w:rsid w:val="009E656E"/>
    <w:rsid w:val="009E69CA"/>
    <w:rsid w:val="009E6B9A"/>
    <w:rsid w:val="009E6C7A"/>
    <w:rsid w:val="009E6C9A"/>
    <w:rsid w:val="009E6D93"/>
    <w:rsid w:val="009E72A2"/>
    <w:rsid w:val="009E730B"/>
    <w:rsid w:val="009E7923"/>
    <w:rsid w:val="009F0049"/>
    <w:rsid w:val="009F0858"/>
    <w:rsid w:val="009F0C9C"/>
    <w:rsid w:val="009F1377"/>
    <w:rsid w:val="009F1AD4"/>
    <w:rsid w:val="009F35F1"/>
    <w:rsid w:val="009F41F7"/>
    <w:rsid w:val="009F486C"/>
    <w:rsid w:val="009F5B10"/>
    <w:rsid w:val="009F601E"/>
    <w:rsid w:val="009F64EA"/>
    <w:rsid w:val="009F6C0D"/>
    <w:rsid w:val="009F6DE9"/>
    <w:rsid w:val="009F786C"/>
    <w:rsid w:val="009F78FC"/>
    <w:rsid w:val="00A008BC"/>
    <w:rsid w:val="00A00CF6"/>
    <w:rsid w:val="00A00EDF"/>
    <w:rsid w:val="00A00F57"/>
    <w:rsid w:val="00A01434"/>
    <w:rsid w:val="00A019F2"/>
    <w:rsid w:val="00A01B21"/>
    <w:rsid w:val="00A05437"/>
    <w:rsid w:val="00A05886"/>
    <w:rsid w:val="00A0611B"/>
    <w:rsid w:val="00A067E7"/>
    <w:rsid w:val="00A06F61"/>
    <w:rsid w:val="00A07919"/>
    <w:rsid w:val="00A10A70"/>
    <w:rsid w:val="00A10AF3"/>
    <w:rsid w:val="00A115EC"/>
    <w:rsid w:val="00A11FBF"/>
    <w:rsid w:val="00A12C74"/>
    <w:rsid w:val="00A130D3"/>
    <w:rsid w:val="00A146E3"/>
    <w:rsid w:val="00A1496D"/>
    <w:rsid w:val="00A15497"/>
    <w:rsid w:val="00A15789"/>
    <w:rsid w:val="00A157F6"/>
    <w:rsid w:val="00A16383"/>
    <w:rsid w:val="00A16404"/>
    <w:rsid w:val="00A172E4"/>
    <w:rsid w:val="00A2000B"/>
    <w:rsid w:val="00A2018C"/>
    <w:rsid w:val="00A20601"/>
    <w:rsid w:val="00A208BC"/>
    <w:rsid w:val="00A21A93"/>
    <w:rsid w:val="00A21ACC"/>
    <w:rsid w:val="00A25725"/>
    <w:rsid w:val="00A25E8B"/>
    <w:rsid w:val="00A26681"/>
    <w:rsid w:val="00A26FDF"/>
    <w:rsid w:val="00A2743C"/>
    <w:rsid w:val="00A30A2D"/>
    <w:rsid w:val="00A30D1F"/>
    <w:rsid w:val="00A31136"/>
    <w:rsid w:val="00A31A95"/>
    <w:rsid w:val="00A31BAB"/>
    <w:rsid w:val="00A322DC"/>
    <w:rsid w:val="00A333FA"/>
    <w:rsid w:val="00A33E7A"/>
    <w:rsid w:val="00A34E82"/>
    <w:rsid w:val="00A34EF9"/>
    <w:rsid w:val="00A3630D"/>
    <w:rsid w:val="00A37A6A"/>
    <w:rsid w:val="00A406F4"/>
    <w:rsid w:val="00A408D7"/>
    <w:rsid w:val="00A40A39"/>
    <w:rsid w:val="00A428A9"/>
    <w:rsid w:val="00A43CE5"/>
    <w:rsid w:val="00A44300"/>
    <w:rsid w:val="00A44BAE"/>
    <w:rsid w:val="00A4610D"/>
    <w:rsid w:val="00A4674F"/>
    <w:rsid w:val="00A46D95"/>
    <w:rsid w:val="00A47342"/>
    <w:rsid w:val="00A4737C"/>
    <w:rsid w:val="00A47FD9"/>
    <w:rsid w:val="00A50FE6"/>
    <w:rsid w:val="00A51E74"/>
    <w:rsid w:val="00A520CE"/>
    <w:rsid w:val="00A522BE"/>
    <w:rsid w:val="00A52489"/>
    <w:rsid w:val="00A52BC5"/>
    <w:rsid w:val="00A53262"/>
    <w:rsid w:val="00A5330D"/>
    <w:rsid w:val="00A5428D"/>
    <w:rsid w:val="00A546AF"/>
    <w:rsid w:val="00A5565B"/>
    <w:rsid w:val="00A5579B"/>
    <w:rsid w:val="00A560D4"/>
    <w:rsid w:val="00A56144"/>
    <w:rsid w:val="00A56779"/>
    <w:rsid w:val="00A56870"/>
    <w:rsid w:val="00A56943"/>
    <w:rsid w:val="00A5739B"/>
    <w:rsid w:val="00A573FD"/>
    <w:rsid w:val="00A57468"/>
    <w:rsid w:val="00A6193B"/>
    <w:rsid w:val="00A62057"/>
    <w:rsid w:val="00A62269"/>
    <w:rsid w:val="00A63F71"/>
    <w:rsid w:val="00A647D8"/>
    <w:rsid w:val="00A651A7"/>
    <w:rsid w:val="00A65478"/>
    <w:rsid w:val="00A65C75"/>
    <w:rsid w:val="00A673EE"/>
    <w:rsid w:val="00A67B61"/>
    <w:rsid w:val="00A67BF0"/>
    <w:rsid w:val="00A7074E"/>
    <w:rsid w:val="00A70BA0"/>
    <w:rsid w:val="00A714E9"/>
    <w:rsid w:val="00A71F49"/>
    <w:rsid w:val="00A72092"/>
    <w:rsid w:val="00A72E34"/>
    <w:rsid w:val="00A73C9B"/>
    <w:rsid w:val="00A745CB"/>
    <w:rsid w:val="00A7482D"/>
    <w:rsid w:val="00A756EC"/>
    <w:rsid w:val="00A7727C"/>
    <w:rsid w:val="00A772FE"/>
    <w:rsid w:val="00A775DB"/>
    <w:rsid w:val="00A80753"/>
    <w:rsid w:val="00A80CC1"/>
    <w:rsid w:val="00A822AE"/>
    <w:rsid w:val="00A823D7"/>
    <w:rsid w:val="00A82427"/>
    <w:rsid w:val="00A825CD"/>
    <w:rsid w:val="00A8378D"/>
    <w:rsid w:val="00A86803"/>
    <w:rsid w:val="00A87592"/>
    <w:rsid w:val="00A8773A"/>
    <w:rsid w:val="00A879FA"/>
    <w:rsid w:val="00A87EAD"/>
    <w:rsid w:val="00A905F6"/>
    <w:rsid w:val="00A9070C"/>
    <w:rsid w:val="00A907BE"/>
    <w:rsid w:val="00A90BD0"/>
    <w:rsid w:val="00A91595"/>
    <w:rsid w:val="00A91894"/>
    <w:rsid w:val="00A91E1F"/>
    <w:rsid w:val="00A92B1A"/>
    <w:rsid w:val="00A93556"/>
    <w:rsid w:val="00A94B52"/>
    <w:rsid w:val="00A952F5"/>
    <w:rsid w:val="00A954C5"/>
    <w:rsid w:val="00A958D3"/>
    <w:rsid w:val="00A9594C"/>
    <w:rsid w:val="00A95B92"/>
    <w:rsid w:val="00A9608D"/>
    <w:rsid w:val="00A97B18"/>
    <w:rsid w:val="00AA0127"/>
    <w:rsid w:val="00AA0F88"/>
    <w:rsid w:val="00AA12CA"/>
    <w:rsid w:val="00AA1F04"/>
    <w:rsid w:val="00AA2830"/>
    <w:rsid w:val="00AA2BBB"/>
    <w:rsid w:val="00AA3B36"/>
    <w:rsid w:val="00AA5615"/>
    <w:rsid w:val="00AA5C1B"/>
    <w:rsid w:val="00AA690B"/>
    <w:rsid w:val="00AA692E"/>
    <w:rsid w:val="00AA6A3A"/>
    <w:rsid w:val="00AA6F5B"/>
    <w:rsid w:val="00AA70B7"/>
    <w:rsid w:val="00AA720F"/>
    <w:rsid w:val="00AA76EE"/>
    <w:rsid w:val="00AA7A2B"/>
    <w:rsid w:val="00AB04FE"/>
    <w:rsid w:val="00AB07CA"/>
    <w:rsid w:val="00AB0937"/>
    <w:rsid w:val="00AB0E99"/>
    <w:rsid w:val="00AB1F0A"/>
    <w:rsid w:val="00AB22CD"/>
    <w:rsid w:val="00AB2754"/>
    <w:rsid w:val="00AB29F3"/>
    <w:rsid w:val="00AB2E8D"/>
    <w:rsid w:val="00AB4092"/>
    <w:rsid w:val="00AB518F"/>
    <w:rsid w:val="00AB5EB9"/>
    <w:rsid w:val="00AB62F4"/>
    <w:rsid w:val="00AB684F"/>
    <w:rsid w:val="00AC0269"/>
    <w:rsid w:val="00AC08CD"/>
    <w:rsid w:val="00AC0EE2"/>
    <w:rsid w:val="00AC11F9"/>
    <w:rsid w:val="00AC2306"/>
    <w:rsid w:val="00AC2962"/>
    <w:rsid w:val="00AC3C90"/>
    <w:rsid w:val="00AC43A9"/>
    <w:rsid w:val="00AC4635"/>
    <w:rsid w:val="00AC46B8"/>
    <w:rsid w:val="00AC4C3F"/>
    <w:rsid w:val="00AC53EB"/>
    <w:rsid w:val="00AC54B4"/>
    <w:rsid w:val="00AC621E"/>
    <w:rsid w:val="00AC63C0"/>
    <w:rsid w:val="00AC6F19"/>
    <w:rsid w:val="00AC7A49"/>
    <w:rsid w:val="00AC7BF4"/>
    <w:rsid w:val="00AD0B1B"/>
    <w:rsid w:val="00AD0CE4"/>
    <w:rsid w:val="00AD1089"/>
    <w:rsid w:val="00AD1286"/>
    <w:rsid w:val="00AD18C1"/>
    <w:rsid w:val="00AD1A96"/>
    <w:rsid w:val="00AD2708"/>
    <w:rsid w:val="00AD2AD0"/>
    <w:rsid w:val="00AD3BB2"/>
    <w:rsid w:val="00AD4A79"/>
    <w:rsid w:val="00AD5174"/>
    <w:rsid w:val="00AD64C3"/>
    <w:rsid w:val="00AD68C2"/>
    <w:rsid w:val="00AD6C2B"/>
    <w:rsid w:val="00AE0358"/>
    <w:rsid w:val="00AE0767"/>
    <w:rsid w:val="00AE0A6F"/>
    <w:rsid w:val="00AE0FD6"/>
    <w:rsid w:val="00AE1612"/>
    <w:rsid w:val="00AE1AE1"/>
    <w:rsid w:val="00AE1D80"/>
    <w:rsid w:val="00AE2221"/>
    <w:rsid w:val="00AE2BE8"/>
    <w:rsid w:val="00AE4C4B"/>
    <w:rsid w:val="00AE51F4"/>
    <w:rsid w:val="00AE5435"/>
    <w:rsid w:val="00AE65F3"/>
    <w:rsid w:val="00AE6948"/>
    <w:rsid w:val="00AE6B70"/>
    <w:rsid w:val="00AE6D40"/>
    <w:rsid w:val="00AE75F1"/>
    <w:rsid w:val="00AE7A30"/>
    <w:rsid w:val="00AE7C7F"/>
    <w:rsid w:val="00AE7F02"/>
    <w:rsid w:val="00AF0C61"/>
    <w:rsid w:val="00AF104D"/>
    <w:rsid w:val="00AF1096"/>
    <w:rsid w:val="00AF147A"/>
    <w:rsid w:val="00AF1AD8"/>
    <w:rsid w:val="00AF2723"/>
    <w:rsid w:val="00AF2CA5"/>
    <w:rsid w:val="00AF3C8C"/>
    <w:rsid w:val="00AF4A35"/>
    <w:rsid w:val="00AF4C5A"/>
    <w:rsid w:val="00AF4C67"/>
    <w:rsid w:val="00AF4D8D"/>
    <w:rsid w:val="00AF5036"/>
    <w:rsid w:val="00AF5C1E"/>
    <w:rsid w:val="00AF5CD8"/>
    <w:rsid w:val="00AF6878"/>
    <w:rsid w:val="00AF6A5F"/>
    <w:rsid w:val="00AF70DD"/>
    <w:rsid w:val="00AF7706"/>
    <w:rsid w:val="00AF7FC2"/>
    <w:rsid w:val="00B013EE"/>
    <w:rsid w:val="00B01528"/>
    <w:rsid w:val="00B015E2"/>
    <w:rsid w:val="00B01C42"/>
    <w:rsid w:val="00B022CC"/>
    <w:rsid w:val="00B02EA9"/>
    <w:rsid w:val="00B035A8"/>
    <w:rsid w:val="00B037F7"/>
    <w:rsid w:val="00B0391D"/>
    <w:rsid w:val="00B03A32"/>
    <w:rsid w:val="00B03EEA"/>
    <w:rsid w:val="00B03F60"/>
    <w:rsid w:val="00B04201"/>
    <w:rsid w:val="00B046C0"/>
    <w:rsid w:val="00B04A2F"/>
    <w:rsid w:val="00B06DA8"/>
    <w:rsid w:val="00B07F72"/>
    <w:rsid w:val="00B100F5"/>
    <w:rsid w:val="00B10507"/>
    <w:rsid w:val="00B10B5D"/>
    <w:rsid w:val="00B10D25"/>
    <w:rsid w:val="00B10FC2"/>
    <w:rsid w:val="00B1205D"/>
    <w:rsid w:val="00B12DF4"/>
    <w:rsid w:val="00B1363D"/>
    <w:rsid w:val="00B13A0A"/>
    <w:rsid w:val="00B13CFB"/>
    <w:rsid w:val="00B14A88"/>
    <w:rsid w:val="00B14B24"/>
    <w:rsid w:val="00B15B37"/>
    <w:rsid w:val="00B16463"/>
    <w:rsid w:val="00B167C2"/>
    <w:rsid w:val="00B168F1"/>
    <w:rsid w:val="00B16CA9"/>
    <w:rsid w:val="00B20093"/>
    <w:rsid w:val="00B2016D"/>
    <w:rsid w:val="00B2069A"/>
    <w:rsid w:val="00B2110F"/>
    <w:rsid w:val="00B21300"/>
    <w:rsid w:val="00B2137C"/>
    <w:rsid w:val="00B213FC"/>
    <w:rsid w:val="00B21814"/>
    <w:rsid w:val="00B22718"/>
    <w:rsid w:val="00B232F4"/>
    <w:rsid w:val="00B234D7"/>
    <w:rsid w:val="00B2387A"/>
    <w:rsid w:val="00B241ED"/>
    <w:rsid w:val="00B251F2"/>
    <w:rsid w:val="00B25291"/>
    <w:rsid w:val="00B25C82"/>
    <w:rsid w:val="00B25CB2"/>
    <w:rsid w:val="00B25CC4"/>
    <w:rsid w:val="00B27B5E"/>
    <w:rsid w:val="00B30F7D"/>
    <w:rsid w:val="00B3153E"/>
    <w:rsid w:val="00B31541"/>
    <w:rsid w:val="00B31CC9"/>
    <w:rsid w:val="00B333D6"/>
    <w:rsid w:val="00B341BA"/>
    <w:rsid w:val="00B34321"/>
    <w:rsid w:val="00B34505"/>
    <w:rsid w:val="00B34CC4"/>
    <w:rsid w:val="00B34D97"/>
    <w:rsid w:val="00B355C4"/>
    <w:rsid w:val="00B3564B"/>
    <w:rsid w:val="00B3590C"/>
    <w:rsid w:val="00B35AFE"/>
    <w:rsid w:val="00B35CA6"/>
    <w:rsid w:val="00B35FA4"/>
    <w:rsid w:val="00B362F6"/>
    <w:rsid w:val="00B365C1"/>
    <w:rsid w:val="00B36A3F"/>
    <w:rsid w:val="00B36C38"/>
    <w:rsid w:val="00B36D96"/>
    <w:rsid w:val="00B378BF"/>
    <w:rsid w:val="00B40179"/>
    <w:rsid w:val="00B40AFB"/>
    <w:rsid w:val="00B428FC"/>
    <w:rsid w:val="00B438B7"/>
    <w:rsid w:val="00B43C3B"/>
    <w:rsid w:val="00B44721"/>
    <w:rsid w:val="00B44894"/>
    <w:rsid w:val="00B44FE5"/>
    <w:rsid w:val="00B452E4"/>
    <w:rsid w:val="00B459A8"/>
    <w:rsid w:val="00B45B1B"/>
    <w:rsid w:val="00B4613E"/>
    <w:rsid w:val="00B4626D"/>
    <w:rsid w:val="00B47961"/>
    <w:rsid w:val="00B479B1"/>
    <w:rsid w:val="00B47FD0"/>
    <w:rsid w:val="00B50869"/>
    <w:rsid w:val="00B508BB"/>
    <w:rsid w:val="00B50BE9"/>
    <w:rsid w:val="00B5118A"/>
    <w:rsid w:val="00B51284"/>
    <w:rsid w:val="00B518F0"/>
    <w:rsid w:val="00B522B6"/>
    <w:rsid w:val="00B52978"/>
    <w:rsid w:val="00B53119"/>
    <w:rsid w:val="00B53292"/>
    <w:rsid w:val="00B533EC"/>
    <w:rsid w:val="00B53DDF"/>
    <w:rsid w:val="00B53F2E"/>
    <w:rsid w:val="00B54066"/>
    <w:rsid w:val="00B555B8"/>
    <w:rsid w:val="00B56048"/>
    <w:rsid w:val="00B5640C"/>
    <w:rsid w:val="00B56E6E"/>
    <w:rsid w:val="00B56FC0"/>
    <w:rsid w:val="00B57505"/>
    <w:rsid w:val="00B57560"/>
    <w:rsid w:val="00B57AB3"/>
    <w:rsid w:val="00B57CC8"/>
    <w:rsid w:val="00B57D64"/>
    <w:rsid w:val="00B57D66"/>
    <w:rsid w:val="00B57F76"/>
    <w:rsid w:val="00B60244"/>
    <w:rsid w:val="00B60269"/>
    <w:rsid w:val="00B618D0"/>
    <w:rsid w:val="00B6355F"/>
    <w:rsid w:val="00B641AD"/>
    <w:rsid w:val="00B641E3"/>
    <w:rsid w:val="00B650B2"/>
    <w:rsid w:val="00B663EB"/>
    <w:rsid w:val="00B66F7D"/>
    <w:rsid w:val="00B67DFA"/>
    <w:rsid w:val="00B70C03"/>
    <w:rsid w:val="00B70FB5"/>
    <w:rsid w:val="00B71521"/>
    <w:rsid w:val="00B71FA3"/>
    <w:rsid w:val="00B730FA"/>
    <w:rsid w:val="00B73290"/>
    <w:rsid w:val="00B73BDB"/>
    <w:rsid w:val="00B74611"/>
    <w:rsid w:val="00B74903"/>
    <w:rsid w:val="00B7516C"/>
    <w:rsid w:val="00B753BB"/>
    <w:rsid w:val="00B758B6"/>
    <w:rsid w:val="00B75C4F"/>
    <w:rsid w:val="00B76463"/>
    <w:rsid w:val="00B76DE2"/>
    <w:rsid w:val="00B772F2"/>
    <w:rsid w:val="00B80563"/>
    <w:rsid w:val="00B80D9F"/>
    <w:rsid w:val="00B811B1"/>
    <w:rsid w:val="00B8245E"/>
    <w:rsid w:val="00B8305F"/>
    <w:rsid w:val="00B83199"/>
    <w:rsid w:val="00B8492E"/>
    <w:rsid w:val="00B84F93"/>
    <w:rsid w:val="00B86256"/>
    <w:rsid w:val="00B870DF"/>
    <w:rsid w:val="00B872CB"/>
    <w:rsid w:val="00B874B6"/>
    <w:rsid w:val="00B9004F"/>
    <w:rsid w:val="00B909CD"/>
    <w:rsid w:val="00B913C2"/>
    <w:rsid w:val="00B9181C"/>
    <w:rsid w:val="00B9191F"/>
    <w:rsid w:val="00B92299"/>
    <w:rsid w:val="00B9256E"/>
    <w:rsid w:val="00B93101"/>
    <w:rsid w:val="00B93CBC"/>
    <w:rsid w:val="00B947C5"/>
    <w:rsid w:val="00B95754"/>
    <w:rsid w:val="00B95A5F"/>
    <w:rsid w:val="00B969C7"/>
    <w:rsid w:val="00B96A9E"/>
    <w:rsid w:val="00B96DAE"/>
    <w:rsid w:val="00B96E9F"/>
    <w:rsid w:val="00B977DB"/>
    <w:rsid w:val="00B97D37"/>
    <w:rsid w:val="00BA0129"/>
    <w:rsid w:val="00BA0892"/>
    <w:rsid w:val="00BA0AE2"/>
    <w:rsid w:val="00BA0F53"/>
    <w:rsid w:val="00BA213E"/>
    <w:rsid w:val="00BA2415"/>
    <w:rsid w:val="00BA3109"/>
    <w:rsid w:val="00BA373A"/>
    <w:rsid w:val="00BA374C"/>
    <w:rsid w:val="00BA390E"/>
    <w:rsid w:val="00BA4143"/>
    <w:rsid w:val="00BA476B"/>
    <w:rsid w:val="00BA552D"/>
    <w:rsid w:val="00BA5624"/>
    <w:rsid w:val="00BA5D0E"/>
    <w:rsid w:val="00BA6182"/>
    <w:rsid w:val="00BA7238"/>
    <w:rsid w:val="00BA78DB"/>
    <w:rsid w:val="00BA79D0"/>
    <w:rsid w:val="00BA7BEB"/>
    <w:rsid w:val="00BB00EF"/>
    <w:rsid w:val="00BB023E"/>
    <w:rsid w:val="00BB0486"/>
    <w:rsid w:val="00BB0AC4"/>
    <w:rsid w:val="00BB2FC3"/>
    <w:rsid w:val="00BB30B2"/>
    <w:rsid w:val="00BB318A"/>
    <w:rsid w:val="00BB32C9"/>
    <w:rsid w:val="00BB353A"/>
    <w:rsid w:val="00BB5490"/>
    <w:rsid w:val="00BB62E3"/>
    <w:rsid w:val="00BB66DC"/>
    <w:rsid w:val="00BB6D3F"/>
    <w:rsid w:val="00BB7350"/>
    <w:rsid w:val="00BC0473"/>
    <w:rsid w:val="00BC0894"/>
    <w:rsid w:val="00BC0FA1"/>
    <w:rsid w:val="00BC24AA"/>
    <w:rsid w:val="00BC3C91"/>
    <w:rsid w:val="00BC447B"/>
    <w:rsid w:val="00BC4A0A"/>
    <w:rsid w:val="00BC5BD0"/>
    <w:rsid w:val="00BC5F1F"/>
    <w:rsid w:val="00BC6CF6"/>
    <w:rsid w:val="00BC6D27"/>
    <w:rsid w:val="00BD1219"/>
    <w:rsid w:val="00BD18D5"/>
    <w:rsid w:val="00BD1E7D"/>
    <w:rsid w:val="00BD2177"/>
    <w:rsid w:val="00BD2401"/>
    <w:rsid w:val="00BD30B4"/>
    <w:rsid w:val="00BD3A3F"/>
    <w:rsid w:val="00BD3EFD"/>
    <w:rsid w:val="00BD4D78"/>
    <w:rsid w:val="00BD53EF"/>
    <w:rsid w:val="00BD5454"/>
    <w:rsid w:val="00BD586A"/>
    <w:rsid w:val="00BD5915"/>
    <w:rsid w:val="00BD5E58"/>
    <w:rsid w:val="00BD6086"/>
    <w:rsid w:val="00BD6605"/>
    <w:rsid w:val="00BD6FEE"/>
    <w:rsid w:val="00BD7666"/>
    <w:rsid w:val="00BD7E1D"/>
    <w:rsid w:val="00BE0213"/>
    <w:rsid w:val="00BE0370"/>
    <w:rsid w:val="00BE0602"/>
    <w:rsid w:val="00BE07FD"/>
    <w:rsid w:val="00BE0C33"/>
    <w:rsid w:val="00BE1461"/>
    <w:rsid w:val="00BE1BA0"/>
    <w:rsid w:val="00BE27C8"/>
    <w:rsid w:val="00BE461E"/>
    <w:rsid w:val="00BE4723"/>
    <w:rsid w:val="00BE4A20"/>
    <w:rsid w:val="00BE543C"/>
    <w:rsid w:val="00BE58D9"/>
    <w:rsid w:val="00BE61D4"/>
    <w:rsid w:val="00BE6ED4"/>
    <w:rsid w:val="00BE75B2"/>
    <w:rsid w:val="00BF08EF"/>
    <w:rsid w:val="00BF0996"/>
    <w:rsid w:val="00BF0C70"/>
    <w:rsid w:val="00BF1709"/>
    <w:rsid w:val="00BF1996"/>
    <w:rsid w:val="00BF1D3A"/>
    <w:rsid w:val="00BF1DC0"/>
    <w:rsid w:val="00BF1FB5"/>
    <w:rsid w:val="00BF2AC2"/>
    <w:rsid w:val="00BF33BC"/>
    <w:rsid w:val="00BF3AAA"/>
    <w:rsid w:val="00BF4548"/>
    <w:rsid w:val="00BF4B20"/>
    <w:rsid w:val="00BF52A3"/>
    <w:rsid w:val="00BF64E7"/>
    <w:rsid w:val="00BF66A5"/>
    <w:rsid w:val="00BF6BD5"/>
    <w:rsid w:val="00BF788C"/>
    <w:rsid w:val="00C00343"/>
    <w:rsid w:val="00C00525"/>
    <w:rsid w:val="00C0155A"/>
    <w:rsid w:val="00C01AD9"/>
    <w:rsid w:val="00C01E84"/>
    <w:rsid w:val="00C01EC2"/>
    <w:rsid w:val="00C0223E"/>
    <w:rsid w:val="00C02A14"/>
    <w:rsid w:val="00C04600"/>
    <w:rsid w:val="00C04B19"/>
    <w:rsid w:val="00C04B24"/>
    <w:rsid w:val="00C050FF"/>
    <w:rsid w:val="00C05526"/>
    <w:rsid w:val="00C06581"/>
    <w:rsid w:val="00C067F8"/>
    <w:rsid w:val="00C06A09"/>
    <w:rsid w:val="00C06BA2"/>
    <w:rsid w:val="00C06FEC"/>
    <w:rsid w:val="00C1145F"/>
    <w:rsid w:val="00C11D06"/>
    <w:rsid w:val="00C124D0"/>
    <w:rsid w:val="00C12E6B"/>
    <w:rsid w:val="00C12E6C"/>
    <w:rsid w:val="00C13442"/>
    <w:rsid w:val="00C134A9"/>
    <w:rsid w:val="00C13528"/>
    <w:rsid w:val="00C1356A"/>
    <w:rsid w:val="00C13580"/>
    <w:rsid w:val="00C1459C"/>
    <w:rsid w:val="00C1554B"/>
    <w:rsid w:val="00C15810"/>
    <w:rsid w:val="00C15FE4"/>
    <w:rsid w:val="00C16CA5"/>
    <w:rsid w:val="00C16FFA"/>
    <w:rsid w:val="00C1758C"/>
    <w:rsid w:val="00C177B5"/>
    <w:rsid w:val="00C20813"/>
    <w:rsid w:val="00C20A58"/>
    <w:rsid w:val="00C20A5F"/>
    <w:rsid w:val="00C20F84"/>
    <w:rsid w:val="00C21298"/>
    <w:rsid w:val="00C212DA"/>
    <w:rsid w:val="00C21474"/>
    <w:rsid w:val="00C21684"/>
    <w:rsid w:val="00C217B4"/>
    <w:rsid w:val="00C22531"/>
    <w:rsid w:val="00C236C9"/>
    <w:rsid w:val="00C2396B"/>
    <w:rsid w:val="00C24BD4"/>
    <w:rsid w:val="00C2609F"/>
    <w:rsid w:val="00C2642A"/>
    <w:rsid w:val="00C26833"/>
    <w:rsid w:val="00C26C5D"/>
    <w:rsid w:val="00C26D1F"/>
    <w:rsid w:val="00C2713A"/>
    <w:rsid w:val="00C273B7"/>
    <w:rsid w:val="00C279EF"/>
    <w:rsid w:val="00C27F89"/>
    <w:rsid w:val="00C30F20"/>
    <w:rsid w:val="00C31A65"/>
    <w:rsid w:val="00C3249D"/>
    <w:rsid w:val="00C32C7F"/>
    <w:rsid w:val="00C33918"/>
    <w:rsid w:val="00C34278"/>
    <w:rsid w:val="00C3434A"/>
    <w:rsid w:val="00C34637"/>
    <w:rsid w:val="00C3472D"/>
    <w:rsid w:val="00C34A33"/>
    <w:rsid w:val="00C35075"/>
    <w:rsid w:val="00C35173"/>
    <w:rsid w:val="00C35317"/>
    <w:rsid w:val="00C3552B"/>
    <w:rsid w:val="00C35853"/>
    <w:rsid w:val="00C35EB3"/>
    <w:rsid w:val="00C366AE"/>
    <w:rsid w:val="00C36907"/>
    <w:rsid w:val="00C36CF0"/>
    <w:rsid w:val="00C36DD0"/>
    <w:rsid w:val="00C37064"/>
    <w:rsid w:val="00C37B8C"/>
    <w:rsid w:val="00C40672"/>
    <w:rsid w:val="00C4280B"/>
    <w:rsid w:val="00C42F13"/>
    <w:rsid w:val="00C43146"/>
    <w:rsid w:val="00C43ED7"/>
    <w:rsid w:val="00C43FF0"/>
    <w:rsid w:val="00C44369"/>
    <w:rsid w:val="00C44A31"/>
    <w:rsid w:val="00C44B35"/>
    <w:rsid w:val="00C44E6D"/>
    <w:rsid w:val="00C46215"/>
    <w:rsid w:val="00C47105"/>
    <w:rsid w:val="00C4750B"/>
    <w:rsid w:val="00C475FC"/>
    <w:rsid w:val="00C500AF"/>
    <w:rsid w:val="00C50566"/>
    <w:rsid w:val="00C5208F"/>
    <w:rsid w:val="00C52457"/>
    <w:rsid w:val="00C53769"/>
    <w:rsid w:val="00C541F0"/>
    <w:rsid w:val="00C54784"/>
    <w:rsid w:val="00C54BDC"/>
    <w:rsid w:val="00C55078"/>
    <w:rsid w:val="00C55488"/>
    <w:rsid w:val="00C55548"/>
    <w:rsid w:val="00C55D0D"/>
    <w:rsid w:val="00C56162"/>
    <w:rsid w:val="00C56B82"/>
    <w:rsid w:val="00C56FFC"/>
    <w:rsid w:val="00C60199"/>
    <w:rsid w:val="00C6024B"/>
    <w:rsid w:val="00C604F4"/>
    <w:rsid w:val="00C60813"/>
    <w:rsid w:val="00C60A4E"/>
    <w:rsid w:val="00C60BC4"/>
    <w:rsid w:val="00C615A3"/>
    <w:rsid w:val="00C61C37"/>
    <w:rsid w:val="00C61D34"/>
    <w:rsid w:val="00C61E6C"/>
    <w:rsid w:val="00C62304"/>
    <w:rsid w:val="00C63E72"/>
    <w:rsid w:val="00C64AD2"/>
    <w:rsid w:val="00C64FAF"/>
    <w:rsid w:val="00C654DA"/>
    <w:rsid w:val="00C65B44"/>
    <w:rsid w:val="00C65E8C"/>
    <w:rsid w:val="00C660FE"/>
    <w:rsid w:val="00C66E69"/>
    <w:rsid w:val="00C67F5B"/>
    <w:rsid w:val="00C70AE3"/>
    <w:rsid w:val="00C7175A"/>
    <w:rsid w:val="00C71D2A"/>
    <w:rsid w:val="00C728D1"/>
    <w:rsid w:val="00C728D5"/>
    <w:rsid w:val="00C72F7E"/>
    <w:rsid w:val="00C73E8B"/>
    <w:rsid w:val="00C75116"/>
    <w:rsid w:val="00C75B01"/>
    <w:rsid w:val="00C76072"/>
    <w:rsid w:val="00C7646A"/>
    <w:rsid w:val="00C76D8B"/>
    <w:rsid w:val="00C7736B"/>
    <w:rsid w:val="00C77CAD"/>
    <w:rsid w:val="00C80485"/>
    <w:rsid w:val="00C80599"/>
    <w:rsid w:val="00C80C28"/>
    <w:rsid w:val="00C81CAE"/>
    <w:rsid w:val="00C83855"/>
    <w:rsid w:val="00C86196"/>
    <w:rsid w:val="00C86931"/>
    <w:rsid w:val="00C876A3"/>
    <w:rsid w:val="00C87D08"/>
    <w:rsid w:val="00C901C7"/>
    <w:rsid w:val="00C901D7"/>
    <w:rsid w:val="00C90F2A"/>
    <w:rsid w:val="00C916D7"/>
    <w:rsid w:val="00C91E48"/>
    <w:rsid w:val="00C9211D"/>
    <w:rsid w:val="00C92B11"/>
    <w:rsid w:val="00C93782"/>
    <w:rsid w:val="00C93D6B"/>
    <w:rsid w:val="00C93E85"/>
    <w:rsid w:val="00C93E95"/>
    <w:rsid w:val="00C93E98"/>
    <w:rsid w:val="00C93FEA"/>
    <w:rsid w:val="00C94E01"/>
    <w:rsid w:val="00C953ED"/>
    <w:rsid w:val="00C9590E"/>
    <w:rsid w:val="00C97363"/>
    <w:rsid w:val="00C976AE"/>
    <w:rsid w:val="00C97AAE"/>
    <w:rsid w:val="00CA290B"/>
    <w:rsid w:val="00CA3823"/>
    <w:rsid w:val="00CA465F"/>
    <w:rsid w:val="00CA5438"/>
    <w:rsid w:val="00CA61D0"/>
    <w:rsid w:val="00CA65E9"/>
    <w:rsid w:val="00CA6702"/>
    <w:rsid w:val="00CB181A"/>
    <w:rsid w:val="00CB1E6B"/>
    <w:rsid w:val="00CB346F"/>
    <w:rsid w:val="00CB4208"/>
    <w:rsid w:val="00CB563D"/>
    <w:rsid w:val="00CB59AE"/>
    <w:rsid w:val="00CB5C3E"/>
    <w:rsid w:val="00CB6BD2"/>
    <w:rsid w:val="00CB6EB8"/>
    <w:rsid w:val="00CB7209"/>
    <w:rsid w:val="00CC1861"/>
    <w:rsid w:val="00CC2D2F"/>
    <w:rsid w:val="00CC369A"/>
    <w:rsid w:val="00CC5025"/>
    <w:rsid w:val="00CC5866"/>
    <w:rsid w:val="00CC6143"/>
    <w:rsid w:val="00CC625C"/>
    <w:rsid w:val="00CC6C02"/>
    <w:rsid w:val="00CC7902"/>
    <w:rsid w:val="00CC7F62"/>
    <w:rsid w:val="00CD000B"/>
    <w:rsid w:val="00CD0587"/>
    <w:rsid w:val="00CD06AC"/>
    <w:rsid w:val="00CD09FA"/>
    <w:rsid w:val="00CD2041"/>
    <w:rsid w:val="00CD2165"/>
    <w:rsid w:val="00CD2254"/>
    <w:rsid w:val="00CD29AC"/>
    <w:rsid w:val="00CD2D66"/>
    <w:rsid w:val="00CD3325"/>
    <w:rsid w:val="00CD436C"/>
    <w:rsid w:val="00CD44FC"/>
    <w:rsid w:val="00CD450B"/>
    <w:rsid w:val="00CD521D"/>
    <w:rsid w:val="00CD5449"/>
    <w:rsid w:val="00CD6371"/>
    <w:rsid w:val="00CD6BA6"/>
    <w:rsid w:val="00CD70CA"/>
    <w:rsid w:val="00CD7A1D"/>
    <w:rsid w:val="00CD7D3A"/>
    <w:rsid w:val="00CD7DAA"/>
    <w:rsid w:val="00CD7FC7"/>
    <w:rsid w:val="00CE01C7"/>
    <w:rsid w:val="00CE027A"/>
    <w:rsid w:val="00CE03C9"/>
    <w:rsid w:val="00CE08CD"/>
    <w:rsid w:val="00CE243B"/>
    <w:rsid w:val="00CE3BED"/>
    <w:rsid w:val="00CE48F8"/>
    <w:rsid w:val="00CE493C"/>
    <w:rsid w:val="00CE49C7"/>
    <w:rsid w:val="00CE6573"/>
    <w:rsid w:val="00CE6CEE"/>
    <w:rsid w:val="00CE7B54"/>
    <w:rsid w:val="00CE7CF5"/>
    <w:rsid w:val="00CF08D1"/>
    <w:rsid w:val="00CF1131"/>
    <w:rsid w:val="00CF1151"/>
    <w:rsid w:val="00CF12DF"/>
    <w:rsid w:val="00CF1423"/>
    <w:rsid w:val="00CF25C6"/>
    <w:rsid w:val="00CF372E"/>
    <w:rsid w:val="00CF3EFD"/>
    <w:rsid w:val="00CF438A"/>
    <w:rsid w:val="00CF4441"/>
    <w:rsid w:val="00CF455A"/>
    <w:rsid w:val="00CF4BCF"/>
    <w:rsid w:val="00CF4CF6"/>
    <w:rsid w:val="00CF57B1"/>
    <w:rsid w:val="00CF59C5"/>
    <w:rsid w:val="00CF59DB"/>
    <w:rsid w:val="00CF6915"/>
    <w:rsid w:val="00D00AA8"/>
    <w:rsid w:val="00D00D75"/>
    <w:rsid w:val="00D016FC"/>
    <w:rsid w:val="00D018FD"/>
    <w:rsid w:val="00D0286F"/>
    <w:rsid w:val="00D03195"/>
    <w:rsid w:val="00D037DF"/>
    <w:rsid w:val="00D03B1D"/>
    <w:rsid w:val="00D03E7F"/>
    <w:rsid w:val="00D04A8C"/>
    <w:rsid w:val="00D051B6"/>
    <w:rsid w:val="00D05345"/>
    <w:rsid w:val="00D060ED"/>
    <w:rsid w:val="00D06F85"/>
    <w:rsid w:val="00D07ABC"/>
    <w:rsid w:val="00D07BCB"/>
    <w:rsid w:val="00D101AD"/>
    <w:rsid w:val="00D10259"/>
    <w:rsid w:val="00D10773"/>
    <w:rsid w:val="00D11081"/>
    <w:rsid w:val="00D11742"/>
    <w:rsid w:val="00D11840"/>
    <w:rsid w:val="00D14041"/>
    <w:rsid w:val="00D146A1"/>
    <w:rsid w:val="00D146E7"/>
    <w:rsid w:val="00D14B88"/>
    <w:rsid w:val="00D1505D"/>
    <w:rsid w:val="00D16391"/>
    <w:rsid w:val="00D16DBD"/>
    <w:rsid w:val="00D17460"/>
    <w:rsid w:val="00D17E86"/>
    <w:rsid w:val="00D17FF2"/>
    <w:rsid w:val="00D203D3"/>
    <w:rsid w:val="00D207DB"/>
    <w:rsid w:val="00D20926"/>
    <w:rsid w:val="00D20E68"/>
    <w:rsid w:val="00D215F8"/>
    <w:rsid w:val="00D21CFB"/>
    <w:rsid w:val="00D21D2C"/>
    <w:rsid w:val="00D22363"/>
    <w:rsid w:val="00D22558"/>
    <w:rsid w:val="00D22A23"/>
    <w:rsid w:val="00D2340B"/>
    <w:rsid w:val="00D2399F"/>
    <w:rsid w:val="00D23B26"/>
    <w:rsid w:val="00D249AB"/>
    <w:rsid w:val="00D25153"/>
    <w:rsid w:val="00D255DD"/>
    <w:rsid w:val="00D26950"/>
    <w:rsid w:val="00D273D5"/>
    <w:rsid w:val="00D308AA"/>
    <w:rsid w:val="00D308FA"/>
    <w:rsid w:val="00D3113B"/>
    <w:rsid w:val="00D313E7"/>
    <w:rsid w:val="00D31AD9"/>
    <w:rsid w:val="00D32EE6"/>
    <w:rsid w:val="00D33319"/>
    <w:rsid w:val="00D34B7C"/>
    <w:rsid w:val="00D34BFF"/>
    <w:rsid w:val="00D3530A"/>
    <w:rsid w:val="00D35BBF"/>
    <w:rsid w:val="00D35FFB"/>
    <w:rsid w:val="00D36F36"/>
    <w:rsid w:val="00D37012"/>
    <w:rsid w:val="00D37605"/>
    <w:rsid w:val="00D37AC5"/>
    <w:rsid w:val="00D40153"/>
    <w:rsid w:val="00D407CC"/>
    <w:rsid w:val="00D410C1"/>
    <w:rsid w:val="00D4141C"/>
    <w:rsid w:val="00D41F8C"/>
    <w:rsid w:val="00D426C2"/>
    <w:rsid w:val="00D436FE"/>
    <w:rsid w:val="00D4374F"/>
    <w:rsid w:val="00D441EF"/>
    <w:rsid w:val="00D44AEA"/>
    <w:rsid w:val="00D45367"/>
    <w:rsid w:val="00D45F96"/>
    <w:rsid w:val="00D46BD5"/>
    <w:rsid w:val="00D471A6"/>
    <w:rsid w:val="00D4761D"/>
    <w:rsid w:val="00D47652"/>
    <w:rsid w:val="00D47658"/>
    <w:rsid w:val="00D47C3B"/>
    <w:rsid w:val="00D5144F"/>
    <w:rsid w:val="00D51BF6"/>
    <w:rsid w:val="00D51C0B"/>
    <w:rsid w:val="00D521B2"/>
    <w:rsid w:val="00D528E9"/>
    <w:rsid w:val="00D529E5"/>
    <w:rsid w:val="00D53721"/>
    <w:rsid w:val="00D53F94"/>
    <w:rsid w:val="00D54042"/>
    <w:rsid w:val="00D559FF"/>
    <w:rsid w:val="00D55C6D"/>
    <w:rsid w:val="00D5689E"/>
    <w:rsid w:val="00D56F89"/>
    <w:rsid w:val="00D57560"/>
    <w:rsid w:val="00D57905"/>
    <w:rsid w:val="00D57EC2"/>
    <w:rsid w:val="00D602F5"/>
    <w:rsid w:val="00D607C0"/>
    <w:rsid w:val="00D629E1"/>
    <w:rsid w:val="00D63820"/>
    <w:rsid w:val="00D64352"/>
    <w:rsid w:val="00D643F9"/>
    <w:rsid w:val="00D64A22"/>
    <w:rsid w:val="00D64F45"/>
    <w:rsid w:val="00D656AA"/>
    <w:rsid w:val="00D656AF"/>
    <w:rsid w:val="00D657E4"/>
    <w:rsid w:val="00D6581F"/>
    <w:rsid w:val="00D6610B"/>
    <w:rsid w:val="00D66321"/>
    <w:rsid w:val="00D6635D"/>
    <w:rsid w:val="00D66535"/>
    <w:rsid w:val="00D6684A"/>
    <w:rsid w:val="00D668E2"/>
    <w:rsid w:val="00D67599"/>
    <w:rsid w:val="00D6781C"/>
    <w:rsid w:val="00D67B62"/>
    <w:rsid w:val="00D67BB3"/>
    <w:rsid w:val="00D67CBE"/>
    <w:rsid w:val="00D700D3"/>
    <w:rsid w:val="00D70B0B"/>
    <w:rsid w:val="00D71424"/>
    <w:rsid w:val="00D71B73"/>
    <w:rsid w:val="00D72106"/>
    <w:rsid w:val="00D724A3"/>
    <w:rsid w:val="00D731B8"/>
    <w:rsid w:val="00D736EC"/>
    <w:rsid w:val="00D73FEC"/>
    <w:rsid w:val="00D74817"/>
    <w:rsid w:val="00D7555C"/>
    <w:rsid w:val="00D75958"/>
    <w:rsid w:val="00D75B9E"/>
    <w:rsid w:val="00D75C01"/>
    <w:rsid w:val="00D75DA2"/>
    <w:rsid w:val="00D75E1A"/>
    <w:rsid w:val="00D76084"/>
    <w:rsid w:val="00D761D5"/>
    <w:rsid w:val="00D7750F"/>
    <w:rsid w:val="00D77561"/>
    <w:rsid w:val="00D80315"/>
    <w:rsid w:val="00D809F7"/>
    <w:rsid w:val="00D8124C"/>
    <w:rsid w:val="00D81702"/>
    <w:rsid w:val="00D817F9"/>
    <w:rsid w:val="00D8359F"/>
    <w:rsid w:val="00D83822"/>
    <w:rsid w:val="00D838B5"/>
    <w:rsid w:val="00D84E81"/>
    <w:rsid w:val="00D85B61"/>
    <w:rsid w:val="00D8626E"/>
    <w:rsid w:val="00D86803"/>
    <w:rsid w:val="00D8714B"/>
    <w:rsid w:val="00D87B10"/>
    <w:rsid w:val="00D9069C"/>
    <w:rsid w:val="00D90B53"/>
    <w:rsid w:val="00D90D89"/>
    <w:rsid w:val="00D90EAE"/>
    <w:rsid w:val="00D91E00"/>
    <w:rsid w:val="00D92965"/>
    <w:rsid w:val="00D92A68"/>
    <w:rsid w:val="00D93D91"/>
    <w:rsid w:val="00D9521F"/>
    <w:rsid w:val="00D9704C"/>
    <w:rsid w:val="00D97558"/>
    <w:rsid w:val="00DA0212"/>
    <w:rsid w:val="00DA035D"/>
    <w:rsid w:val="00DA0D4D"/>
    <w:rsid w:val="00DA1A4A"/>
    <w:rsid w:val="00DA1DA5"/>
    <w:rsid w:val="00DA25C8"/>
    <w:rsid w:val="00DA2C2C"/>
    <w:rsid w:val="00DA2FD9"/>
    <w:rsid w:val="00DA3396"/>
    <w:rsid w:val="00DA390E"/>
    <w:rsid w:val="00DA3C0E"/>
    <w:rsid w:val="00DA4908"/>
    <w:rsid w:val="00DA4BD0"/>
    <w:rsid w:val="00DA4E1A"/>
    <w:rsid w:val="00DA5135"/>
    <w:rsid w:val="00DA5178"/>
    <w:rsid w:val="00DA6427"/>
    <w:rsid w:val="00DA6C7E"/>
    <w:rsid w:val="00DA7577"/>
    <w:rsid w:val="00DA75B6"/>
    <w:rsid w:val="00DA7A65"/>
    <w:rsid w:val="00DA7BF0"/>
    <w:rsid w:val="00DB07A2"/>
    <w:rsid w:val="00DB11B3"/>
    <w:rsid w:val="00DB2F04"/>
    <w:rsid w:val="00DB32C8"/>
    <w:rsid w:val="00DB398F"/>
    <w:rsid w:val="00DB44C8"/>
    <w:rsid w:val="00DB4FBB"/>
    <w:rsid w:val="00DB5BD9"/>
    <w:rsid w:val="00DB6F17"/>
    <w:rsid w:val="00DB78E1"/>
    <w:rsid w:val="00DB7B39"/>
    <w:rsid w:val="00DC0308"/>
    <w:rsid w:val="00DC090B"/>
    <w:rsid w:val="00DC0F94"/>
    <w:rsid w:val="00DC10CE"/>
    <w:rsid w:val="00DC166C"/>
    <w:rsid w:val="00DC16B9"/>
    <w:rsid w:val="00DC1B46"/>
    <w:rsid w:val="00DC1F7E"/>
    <w:rsid w:val="00DC2707"/>
    <w:rsid w:val="00DC30B0"/>
    <w:rsid w:val="00DC3FA0"/>
    <w:rsid w:val="00DC43B9"/>
    <w:rsid w:val="00DC4AEB"/>
    <w:rsid w:val="00DC518F"/>
    <w:rsid w:val="00DC6051"/>
    <w:rsid w:val="00DC64D1"/>
    <w:rsid w:val="00DC668E"/>
    <w:rsid w:val="00DC708C"/>
    <w:rsid w:val="00DC7155"/>
    <w:rsid w:val="00DC7458"/>
    <w:rsid w:val="00DC77A1"/>
    <w:rsid w:val="00DC7DDF"/>
    <w:rsid w:val="00DD07D5"/>
    <w:rsid w:val="00DD09AB"/>
    <w:rsid w:val="00DD09CC"/>
    <w:rsid w:val="00DD0FCD"/>
    <w:rsid w:val="00DD1021"/>
    <w:rsid w:val="00DD10CB"/>
    <w:rsid w:val="00DD1CD9"/>
    <w:rsid w:val="00DD254A"/>
    <w:rsid w:val="00DD355A"/>
    <w:rsid w:val="00DD45A3"/>
    <w:rsid w:val="00DD47E4"/>
    <w:rsid w:val="00DD509C"/>
    <w:rsid w:val="00DD528D"/>
    <w:rsid w:val="00DD56F8"/>
    <w:rsid w:val="00DD731D"/>
    <w:rsid w:val="00DD77CB"/>
    <w:rsid w:val="00DD7869"/>
    <w:rsid w:val="00DE02B3"/>
    <w:rsid w:val="00DE1A7C"/>
    <w:rsid w:val="00DE1A82"/>
    <w:rsid w:val="00DE26E0"/>
    <w:rsid w:val="00DE3A02"/>
    <w:rsid w:val="00DE3EE7"/>
    <w:rsid w:val="00DE42D5"/>
    <w:rsid w:val="00DE4304"/>
    <w:rsid w:val="00DE4998"/>
    <w:rsid w:val="00DE53C0"/>
    <w:rsid w:val="00DE58B9"/>
    <w:rsid w:val="00DE7D6E"/>
    <w:rsid w:val="00DF08BD"/>
    <w:rsid w:val="00DF0DB5"/>
    <w:rsid w:val="00DF3082"/>
    <w:rsid w:val="00DF3C6F"/>
    <w:rsid w:val="00DF401D"/>
    <w:rsid w:val="00DF4DE0"/>
    <w:rsid w:val="00DF52E6"/>
    <w:rsid w:val="00DF53B2"/>
    <w:rsid w:val="00DF5401"/>
    <w:rsid w:val="00DF55F2"/>
    <w:rsid w:val="00DF7071"/>
    <w:rsid w:val="00DF75F6"/>
    <w:rsid w:val="00E0050E"/>
    <w:rsid w:val="00E00DC7"/>
    <w:rsid w:val="00E00E95"/>
    <w:rsid w:val="00E01319"/>
    <w:rsid w:val="00E01CD8"/>
    <w:rsid w:val="00E02507"/>
    <w:rsid w:val="00E04CF5"/>
    <w:rsid w:val="00E056B3"/>
    <w:rsid w:val="00E06AC4"/>
    <w:rsid w:val="00E06C4A"/>
    <w:rsid w:val="00E07B67"/>
    <w:rsid w:val="00E07DF3"/>
    <w:rsid w:val="00E102AB"/>
    <w:rsid w:val="00E10E5C"/>
    <w:rsid w:val="00E11E57"/>
    <w:rsid w:val="00E1255B"/>
    <w:rsid w:val="00E125F1"/>
    <w:rsid w:val="00E126C9"/>
    <w:rsid w:val="00E12AEA"/>
    <w:rsid w:val="00E13F46"/>
    <w:rsid w:val="00E1406D"/>
    <w:rsid w:val="00E1416F"/>
    <w:rsid w:val="00E1569B"/>
    <w:rsid w:val="00E157C2"/>
    <w:rsid w:val="00E157D3"/>
    <w:rsid w:val="00E20136"/>
    <w:rsid w:val="00E20A6A"/>
    <w:rsid w:val="00E21755"/>
    <w:rsid w:val="00E2190D"/>
    <w:rsid w:val="00E21BCC"/>
    <w:rsid w:val="00E21E7A"/>
    <w:rsid w:val="00E220EF"/>
    <w:rsid w:val="00E2232F"/>
    <w:rsid w:val="00E22476"/>
    <w:rsid w:val="00E225B2"/>
    <w:rsid w:val="00E238BB"/>
    <w:rsid w:val="00E23ECF"/>
    <w:rsid w:val="00E23FE7"/>
    <w:rsid w:val="00E24078"/>
    <w:rsid w:val="00E24155"/>
    <w:rsid w:val="00E2467B"/>
    <w:rsid w:val="00E24868"/>
    <w:rsid w:val="00E24D35"/>
    <w:rsid w:val="00E253EB"/>
    <w:rsid w:val="00E26237"/>
    <w:rsid w:val="00E27C65"/>
    <w:rsid w:val="00E27CDD"/>
    <w:rsid w:val="00E27E1B"/>
    <w:rsid w:val="00E30003"/>
    <w:rsid w:val="00E300E6"/>
    <w:rsid w:val="00E30984"/>
    <w:rsid w:val="00E317A7"/>
    <w:rsid w:val="00E31E85"/>
    <w:rsid w:val="00E323A6"/>
    <w:rsid w:val="00E329EC"/>
    <w:rsid w:val="00E32CF8"/>
    <w:rsid w:val="00E32EA1"/>
    <w:rsid w:val="00E33A39"/>
    <w:rsid w:val="00E33C26"/>
    <w:rsid w:val="00E3423B"/>
    <w:rsid w:val="00E3423C"/>
    <w:rsid w:val="00E34778"/>
    <w:rsid w:val="00E34BDE"/>
    <w:rsid w:val="00E3506B"/>
    <w:rsid w:val="00E35797"/>
    <w:rsid w:val="00E357A8"/>
    <w:rsid w:val="00E35EB3"/>
    <w:rsid w:val="00E362B3"/>
    <w:rsid w:val="00E36C0A"/>
    <w:rsid w:val="00E36FDD"/>
    <w:rsid w:val="00E371CF"/>
    <w:rsid w:val="00E40F41"/>
    <w:rsid w:val="00E41703"/>
    <w:rsid w:val="00E41BDA"/>
    <w:rsid w:val="00E4206B"/>
    <w:rsid w:val="00E4277D"/>
    <w:rsid w:val="00E42823"/>
    <w:rsid w:val="00E42C9E"/>
    <w:rsid w:val="00E430E7"/>
    <w:rsid w:val="00E4313E"/>
    <w:rsid w:val="00E438EC"/>
    <w:rsid w:val="00E44CD9"/>
    <w:rsid w:val="00E44EDC"/>
    <w:rsid w:val="00E45009"/>
    <w:rsid w:val="00E452D4"/>
    <w:rsid w:val="00E46BB0"/>
    <w:rsid w:val="00E46D34"/>
    <w:rsid w:val="00E4710C"/>
    <w:rsid w:val="00E471A3"/>
    <w:rsid w:val="00E47336"/>
    <w:rsid w:val="00E4743B"/>
    <w:rsid w:val="00E47992"/>
    <w:rsid w:val="00E47A47"/>
    <w:rsid w:val="00E47A48"/>
    <w:rsid w:val="00E50104"/>
    <w:rsid w:val="00E505BA"/>
    <w:rsid w:val="00E50D93"/>
    <w:rsid w:val="00E51FB2"/>
    <w:rsid w:val="00E520CE"/>
    <w:rsid w:val="00E52128"/>
    <w:rsid w:val="00E530EE"/>
    <w:rsid w:val="00E534CE"/>
    <w:rsid w:val="00E539B4"/>
    <w:rsid w:val="00E54179"/>
    <w:rsid w:val="00E546EE"/>
    <w:rsid w:val="00E5480E"/>
    <w:rsid w:val="00E54E59"/>
    <w:rsid w:val="00E55E3B"/>
    <w:rsid w:val="00E56004"/>
    <w:rsid w:val="00E56171"/>
    <w:rsid w:val="00E572D9"/>
    <w:rsid w:val="00E57AB8"/>
    <w:rsid w:val="00E57AE3"/>
    <w:rsid w:val="00E601D5"/>
    <w:rsid w:val="00E602CC"/>
    <w:rsid w:val="00E609ED"/>
    <w:rsid w:val="00E60A0F"/>
    <w:rsid w:val="00E61EC9"/>
    <w:rsid w:val="00E62611"/>
    <w:rsid w:val="00E62AF0"/>
    <w:rsid w:val="00E63308"/>
    <w:rsid w:val="00E63846"/>
    <w:rsid w:val="00E6388F"/>
    <w:rsid w:val="00E64100"/>
    <w:rsid w:val="00E646B4"/>
    <w:rsid w:val="00E64890"/>
    <w:rsid w:val="00E64BF0"/>
    <w:rsid w:val="00E64DC7"/>
    <w:rsid w:val="00E651BD"/>
    <w:rsid w:val="00E65878"/>
    <w:rsid w:val="00E65D4B"/>
    <w:rsid w:val="00E702D8"/>
    <w:rsid w:val="00E703F0"/>
    <w:rsid w:val="00E70501"/>
    <w:rsid w:val="00E706CD"/>
    <w:rsid w:val="00E70926"/>
    <w:rsid w:val="00E70C95"/>
    <w:rsid w:val="00E7179E"/>
    <w:rsid w:val="00E720FD"/>
    <w:rsid w:val="00E75AA1"/>
    <w:rsid w:val="00E76FC6"/>
    <w:rsid w:val="00E77517"/>
    <w:rsid w:val="00E775E3"/>
    <w:rsid w:val="00E77940"/>
    <w:rsid w:val="00E80032"/>
    <w:rsid w:val="00E80166"/>
    <w:rsid w:val="00E80361"/>
    <w:rsid w:val="00E808A1"/>
    <w:rsid w:val="00E81959"/>
    <w:rsid w:val="00E81B51"/>
    <w:rsid w:val="00E81E3D"/>
    <w:rsid w:val="00E82099"/>
    <w:rsid w:val="00E821AD"/>
    <w:rsid w:val="00E832D5"/>
    <w:rsid w:val="00E83EEA"/>
    <w:rsid w:val="00E84080"/>
    <w:rsid w:val="00E844BA"/>
    <w:rsid w:val="00E8557E"/>
    <w:rsid w:val="00E85CEE"/>
    <w:rsid w:val="00E85F75"/>
    <w:rsid w:val="00E86713"/>
    <w:rsid w:val="00E868D0"/>
    <w:rsid w:val="00E87021"/>
    <w:rsid w:val="00E87EDD"/>
    <w:rsid w:val="00E90706"/>
    <w:rsid w:val="00E90C09"/>
    <w:rsid w:val="00E91738"/>
    <w:rsid w:val="00E92F24"/>
    <w:rsid w:val="00E94114"/>
    <w:rsid w:val="00E94815"/>
    <w:rsid w:val="00E94BA8"/>
    <w:rsid w:val="00E95B14"/>
    <w:rsid w:val="00E95CBE"/>
    <w:rsid w:val="00E966EF"/>
    <w:rsid w:val="00E96760"/>
    <w:rsid w:val="00E9709C"/>
    <w:rsid w:val="00E97510"/>
    <w:rsid w:val="00E97A2F"/>
    <w:rsid w:val="00E97B8D"/>
    <w:rsid w:val="00EA0E35"/>
    <w:rsid w:val="00EA1618"/>
    <w:rsid w:val="00EA1B35"/>
    <w:rsid w:val="00EA2014"/>
    <w:rsid w:val="00EA2023"/>
    <w:rsid w:val="00EA2398"/>
    <w:rsid w:val="00EA2470"/>
    <w:rsid w:val="00EA24C4"/>
    <w:rsid w:val="00EA30F3"/>
    <w:rsid w:val="00EA31D3"/>
    <w:rsid w:val="00EA3B6A"/>
    <w:rsid w:val="00EA3F2C"/>
    <w:rsid w:val="00EA41D0"/>
    <w:rsid w:val="00EA4397"/>
    <w:rsid w:val="00EA484C"/>
    <w:rsid w:val="00EA490F"/>
    <w:rsid w:val="00EA4F73"/>
    <w:rsid w:val="00EA60AB"/>
    <w:rsid w:val="00EA67F3"/>
    <w:rsid w:val="00EA6805"/>
    <w:rsid w:val="00EA6BFA"/>
    <w:rsid w:val="00EA7854"/>
    <w:rsid w:val="00EB0BD6"/>
    <w:rsid w:val="00EB1E36"/>
    <w:rsid w:val="00EB2987"/>
    <w:rsid w:val="00EB3534"/>
    <w:rsid w:val="00EB4FE7"/>
    <w:rsid w:val="00EB50E3"/>
    <w:rsid w:val="00EB6080"/>
    <w:rsid w:val="00EB76A5"/>
    <w:rsid w:val="00EC025F"/>
    <w:rsid w:val="00EC02CC"/>
    <w:rsid w:val="00EC0305"/>
    <w:rsid w:val="00EC0961"/>
    <w:rsid w:val="00EC0A39"/>
    <w:rsid w:val="00EC134D"/>
    <w:rsid w:val="00EC165D"/>
    <w:rsid w:val="00EC1782"/>
    <w:rsid w:val="00EC1DAD"/>
    <w:rsid w:val="00EC1DE4"/>
    <w:rsid w:val="00EC2D10"/>
    <w:rsid w:val="00EC2EE9"/>
    <w:rsid w:val="00EC4379"/>
    <w:rsid w:val="00EC465E"/>
    <w:rsid w:val="00EC4DD4"/>
    <w:rsid w:val="00EC5436"/>
    <w:rsid w:val="00EC5561"/>
    <w:rsid w:val="00EC5B73"/>
    <w:rsid w:val="00EC63C7"/>
    <w:rsid w:val="00EC69C9"/>
    <w:rsid w:val="00EC6FC6"/>
    <w:rsid w:val="00EC72B2"/>
    <w:rsid w:val="00ED0E29"/>
    <w:rsid w:val="00ED1769"/>
    <w:rsid w:val="00ED2531"/>
    <w:rsid w:val="00ED28FC"/>
    <w:rsid w:val="00ED2BEC"/>
    <w:rsid w:val="00ED2E3E"/>
    <w:rsid w:val="00ED2E74"/>
    <w:rsid w:val="00ED2F49"/>
    <w:rsid w:val="00ED345B"/>
    <w:rsid w:val="00ED3CAA"/>
    <w:rsid w:val="00ED4315"/>
    <w:rsid w:val="00ED5469"/>
    <w:rsid w:val="00ED5D55"/>
    <w:rsid w:val="00ED6BE9"/>
    <w:rsid w:val="00ED6E4A"/>
    <w:rsid w:val="00ED77E5"/>
    <w:rsid w:val="00ED7B79"/>
    <w:rsid w:val="00EE0104"/>
    <w:rsid w:val="00EE01EA"/>
    <w:rsid w:val="00EE0AC6"/>
    <w:rsid w:val="00EE16B9"/>
    <w:rsid w:val="00EE1F06"/>
    <w:rsid w:val="00EE4454"/>
    <w:rsid w:val="00EE448C"/>
    <w:rsid w:val="00EE45AB"/>
    <w:rsid w:val="00EE5BBB"/>
    <w:rsid w:val="00EE5E34"/>
    <w:rsid w:val="00EE5EAF"/>
    <w:rsid w:val="00EE6957"/>
    <w:rsid w:val="00EE6AD8"/>
    <w:rsid w:val="00EE792A"/>
    <w:rsid w:val="00EE7B29"/>
    <w:rsid w:val="00EF0497"/>
    <w:rsid w:val="00EF04F7"/>
    <w:rsid w:val="00EF0607"/>
    <w:rsid w:val="00EF0845"/>
    <w:rsid w:val="00EF0B48"/>
    <w:rsid w:val="00EF0C2A"/>
    <w:rsid w:val="00EF0E42"/>
    <w:rsid w:val="00EF13FD"/>
    <w:rsid w:val="00EF310E"/>
    <w:rsid w:val="00EF3147"/>
    <w:rsid w:val="00EF3A77"/>
    <w:rsid w:val="00EF4D10"/>
    <w:rsid w:val="00EF6115"/>
    <w:rsid w:val="00EF6191"/>
    <w:rsid w:val="00EF67FA"/>
    <w:rsid w:val="00EF6BE2"/>
    <w:rsid w:val="00EF6DAD"/>
    <w:rsid w:val="00EF7108"/>
    <w:rsid w:val="00EF7537"/>
    <w:rsid w:val="00F01714"/>
    <w:rsid w:val="00F01D14"/>
    <w:rsid w:val="00F01D97"/>
    <w:rsid w:val="00F02741"/>
    <w:rsid w:val="00F02816"/>
    <w:rsid w:val="00F042C4"/>
    <w:rsid w:val="00F04376"/>
    <w:rsid w:val="00F046A8"/>
    <w:rsid w:val="00F04952"/>
    <w:rsid w:val="00F05473"/>
    <w:rsid w:val="00F06842"/>
    <w:rsid w:val="00F07321"/>
    <w:rsid w:val="00F07639"/>
    <w:rsid w:val="00F07756"/>
    <w:rsid w:val="00F0792C"/>
    <w:rsid w:val="00F07A0A"/>
    <w:rsid w:val="00F07AA8"/>
    <w:rsid w:val="00F10EF7"/>
    <w:rsid w:val="00F11279"/>
    <w:rsid w:val="00F11288"/>
    <w:rsid w:val="00F11538"/>
    <w:rsid w:val="00F116F5"/>
    <w:rsid w:val="00F12185"/>
    <w:rsid w:val="00F12329"/>
    <w:rsid w:val="00F137B3"/>
    <w:rsid w:val="00F13B01"/>
    <w:rsid w:val="00F14240"/>
    <w:rsid w:val="00F143BA"/>
    <w:rsid w:val="00F1487E"/>
    <w:rsid w:val="00F15067"/>
    <w:rsid w:val="00F15B35"/>
    <w:rsid w:val="00F15CD2"/>
    <w:rsid w:val="00F16275"/>
    <w:rsid w:val="00F16CFB"/>
    <w:rsid w:val="00F16FB1"/>
    <w:rsid w:val="00F172AC"/>
    <w:rsid w:val="00F17547"/>
    <w:rsid w:val="00F17B0B"/>
    <w:rsid w:val="00F201D1"/>
    <w:rsid w:val="00F20DF4"/>
    <w:rsid w:val="00F21EC6"/>
    <w:rsid w:val="00F228B4"/>
    <w:rsid w:val="00F23773"/>
    <w:rsid w:val="00F23C2A"/>
    <w:rsid w:val="00F24D52"/>
    <w:rsid w:val="00F2543C"/>
    <w:rsid w:val="00F25775"/>
    <w:rsid w:val="00F264B6"/>
    <w:rsid w:val="00F27555"/>
    <w:rsid w:val="00F30178"/>
    <w:rsid w:val="00F303AE"/>
    <w:rsid w:val="00F307EE"/>
    <w:rsid w:val="00F3095D"/>
    <w:rsid w:val="00F3202E"/>
    <w:rsid w:val="00F32F41"/>
    <w:rsid w:val="00F330CA"/>
    <w:rsid w:val="00F330D9"/>
    <w:rsid w:val="00F33B42"/>
    <w:rsid w:val="00F3447B"/>
    <w:rsid w:val="00F3463C"/>
    <w:rsid w:val="00F34A61"/>
    <w:rsid w:val="00F34C30"/>
    <w:rsid w:val="00F34F41"/>
    <w:rsid w:val="00F3540F"/>
    <w:rsid w:val="00F354A6"/>
    <w:rsid w:val="00F356BD"/>
    <w:rsid w:val="00F37124"/>
    <w:rsid w:val="00F37B93"/>
    <w:rsid w:val="00F3BE1C"/>
    <w:rsid w:val="00F40BA7"/>
    <w:rsid w:val="00F40DD4"/>
    <w:rsid w:val="00F4145A"/>
    <w:rsid w:val="00F4173C"/>
    <w:rsid w:val="00F41ED7"/>
    <w:rsid w:val="00F42862"/>
    <w:rsid w:val="00F42FAB"/>
    <w:rsid w:val="00F44592"/>
    <w:rsid w:val="00F44747"/>
    <w:rsid w:val="00F4484E"/>
    <w:rsid w:val="00F46377"/>
    <w:rsid w:val="00F47FD1"/>
    <w:rsid w:val="00F50910"/>
    <w:rsid w:val="00F50DA9"/>
    <w:rsid w:val="00F5108F"/>
    <w:rsid w:val="00F5189B"/>
    <w:rsid w:val="00F51B26"/>
    <w:rsid w:val="00F522BF"/>
    <w:rsid w:val="00F523F4"/>
    <w:rsid w:val="00F52501"/>
    <w:rsid w:val="00F5266E"/>
    <w:rsid w:val="00F5365C"/>
    <w:rsid w:val="00F545B9"/>
    <w:rsid w:val="00F54CC1"/>
    <w:rsid w:val="00F550C9"/>
    <w:rsid w:val="00F555E4"/>
    <w:rsid w:val="00F555FC"/>
    <w:rsid w:val="00F56B31"/>
    <w:rsid w:val="00F56DAC"/>
    <w:rsid w:val="00F56F03"/>
    <w:rsid w:val="00F61417"/>
    <w:rsid w:val="00F61862"/>
    <w:rsid w:val="00F61C71"/>
    <w:rsid w:val="00F62BD3"/>
    <w:rsid w:val="00F63287"/>
    <w:rsid w:val="00F6409F"/>
    <w:rsid w:val="00F64C4C"/>
    <w:rsid w:val="00F64D56"/>
    <w:rsid w:val="00F64F63"/>
    <w:rsid w:val="00F6528F"/>
    <w:rsid w:val="00F66109"/>
    <w:rsid w:val="00F661BB"/>
    <w:rsid w:val="00F661CC"/>
    <w:rsid w:val="00F662E4"/>
    <w:rsid w:val="00F66451"/>
    <w:rsid w:val="00F6646D"/>
    <w:rsid w:val="00F66A23"/>
    <w:rsid w:val="00F66C15"/>
    <w:rsid w:val="00F66E08"/>
    <w:rsid w:val="00F66EBB"/>
    <w:rsid w:val="00F6720C"/>
    <w:rsid w:val="00F679F0"/>
    <w:rsid w:val="00F70562"/>
    <w:rsid w:val="00F70665"/>
    <w:rsid w:val="00F70C45"/>
    <w:rsid w:val="00F7108B"/>
    <w:rsid w:val="00F71290"/>
    <w:rsid w:val="00F71912"/>
    <w:rsid w:val="00F71C5F"/>
    <w:rsid w:val="00F72643"/>
    <w:rsid w:val="00F73973"/>
    <w:rsid w:val="00F7437A"/>
    <w:rsid w:val="00F7445A"/>
    <w:rsid w:val="00F74D71"/>
    <w:rsid w:val="00F76061"/>
    <w:rsid w:val="00F767B0"/>
    <w:rsid w:val="00F7724C"/>
    <w:rsid w:val="00F77FE6"/>
    <w:rsid w:val="00F8040D"/>
    <w:rsid w:val="00F80417"/>
    <w:rsid w:val="00F80AEF"/>
    <w:rsid w:val="00F80B1B"/>
    <w:rsid w:val="00F81D73"/>
    <w:rsid w:val="00F82199"/>
    <w:rsid w:val="00F82331"/>
    <w:rsid w:val="00F82995"/>
    <w:rsid w:val="00F82DB1"/>
    <w:rsid w:val="00F82F26"/>
    <w:rsid w:val="00F839F5"/>
    <w:rsid w:val="00F84744"/>
    <w:rsid w:val="00F8487F"/>
    <w:rsid w:val="00F84A43"/>
    <w:rsid w:val="00F85C4D"/>
    <w:rsid w:val="00F86C3A"/>
    <w:rsid w:val="00F86E66"/>
    <w:rsid w:val="00F87141"/>
    <w:rsid w:val="00F878D5"/>
    <w:rsid w:val="00F87FFB"/>
    <w:rsid w:val="00F903D8"/>
    <w:rsid w:val="00F90F8C"/>
    <w:rsid w:val="00F91203"/>
    <w:rsid w:val="00F9129D"/>
    <w:rsid w:val="00F91D00"/>
    <w:rsid w:val="00F91F26"/>
    <w:rsid w:val="00F92157"/>
    <w:rsid w:val="00F92199"/>
    <w:rsid w:val="00F925AA"/>
    <w:rsid w:val="00F92BB9"/>
    <w:rsid w:val="00F92C47"/>
    <w:rsid w:val="00F92C5E"/>
    <w:rsid w:val="00F92ED6"/>
    <w:rsid w:val="00F93422"/>
    <w:rsid w:val="00F93B41"/>
    <w:rsid w:val="00F9463B"/>
    <w:rsid w:val="00F949D3"/>
    <w:rsid w:val="00F94B33"/>
    <w:rsid w:val="00F957B4"/>
    <w:rsid w:val="00F95E26"/>
    <w:rsid w:val="00F97557"/>
    <w:rsid w:val="00F978D0"/>
    <w:rsid w:val="00F97983"/>
    <w:rsid w:val="00F97FD4"/>
    <w:rsid w:val="00FA1141"/>
    <w:rsid w:val="00FA1EAF"/>
    <w:rsid w:val="00FA329D"/>
    <w:rsid w:val="00FA434D"/>
    <w:rsid w:val="00FA5547"/>
    <w:rsid w:val="00FA5A41"/>
    <w:rsid w:val="00FA61F9"/>
    <w:rsid w:val="00FA7498"/>
    <w:rsid w:val="00FA7F07"/>
    <w:rsid w:val="00FB0304"/>
    <w:rsid w:val="00FB0562"/>
    <w:rsid w:val="00FB058E"/>
    <w:rsid w:val="00FB0AAE"/>
    <w:rsid w:val="00FB0C00"/>
    <w:rsid w:val="00FB17FD"/>
    <w:rsid w:val="00FB1D7C"/>
    <w:rsid w:val="00FB1F3B"/>
    <w:rsid w:val="00FB2577"/>
    <w:rsid w:val="00FB31C8"/>
    <w:rsid w:val="00FB38D9"/>
    <w:rsid w:val="00FB3CAD"/>
    <w:rsid w:val="00FB4423"/>
    <w:rsid w:val="00FB5FFC"/>
    <w:rsid w:val="00FB6BA5"/>
    <w:rsid w:val="00FB6CB9"/>
    <w:rsid w:val="00FB709C"/>
    <w:rsid w:val="00FB771B"/>
    <w:rsid w:val="00FC0365"/>
    <w:rsid w:val="00FC166C"/>
    <w:rsid w:val="00FC1962"/>
    <w:rsid w:val="00FC1C47"/>
    <w:rsid w:val="00FC1C68"/>
    <w:rsid w:val="00FC1EAF"/>
    <w:rsid w:val="00FC1F2E"/>
    <w:rsid w:val="00FC2A29"/>
    <w:rsid w:val="00FC2B7A"/>
    <w:rsid w:val="00FC2F93"/>
    <w:rsid w:val="00FC3051"/>
    <w:rsid w:val="00FC393B"/>
    <w:rsid w:val="00FC3ED5"/>
    <w:rsid w:val="00FC4A57"/>
    <w:rsid w:val="00FC4E91"/>
    <w:rsid w:val="00FC5AF0"/>
    <w:rsid w:val="00FC5D52"/>
    <w:rsid w:val="00FC6615"/>
    <w:rsid w:val="00FC6BE8"/>
    <w:rsid w:val="00FC6DF1"/>
    <w:rsid w:val="00FC70DF"/>
    <w:rsid w:val="00FC7EAC"/>
    <w:rsid w:val="00FD0ED7"/>
    <w:rsid w:val="00FD0F71"/>
    <w:rsid w:val="00FD104A"/>
    <w:rsid w:val="00FD1193"/>
    <w:rsid w:val="00FD13F1"/>
    <w:rsid w:val="00FD1978"/>
    <w:rsid w:val="00FD2137"/>
    <w:rsid w:val="00FD272C"/>
    <w:rsid w:val="00FD2EEF"/>
    <w:rsid w:val="00FD306D"/>
    <w:rsid w:val="00FD3CF5"/>
    <w:rsid w:val="00FD3D4F"/>
    <w:rsid w:val="00FD46F4"/>
    <w:rsid w:val="00FD5783"/>
    <w:rsid w:val="00FD5AB6"/>
    <w:rsid w:val="00FD5EEE"/>
    <w:rsid w:val="00FD65A3"/>
    <w:rsid w:val="00FD6602"/>
    <w:rsid w:val="00FD664D"/>
    <w:rsid w:val="00FD698B"/>
    <w:rsid w:val="00FD7190"/>
    <w:rsid w:val="00FD7A1A"/>
    <w:rsid w:val="00FE035C"/>
    <w:rsid w:val="00FE1289"/>
    <w:rsid w:val="00FE2ED1"/>
    <w:rsid w:val="00FE37E0"/>
    <w:rsid w:val="00FE3DF2"/>
    <w:rsid w:val="00FE3F3D"/>
    <w:rsid w:val="00FE42E0"/>
    <w:rsid w:val="00FE4CBC"/>
    <w:rsid w:val="00FE587E"/>
    <w:rsid w:val="00FE58E5"/>
    <w:rsid w:val="00FE6459"/>
    <w:rsid w:val="00FE7558"/>
    <w:rsid w:val="00FE78EE"/>
    <w:rsid w:val="00FE7EAF"/>
    <w:rsid w:val="00FF032A"/>
    <w:rsid w:val="00FF0354"/>
    <w:rsid w:val="00FF0B62"/>
    <w:rsid w:val="00FF1924"/>
    <w:rsid w:val="00FF1CA9"/>
    <w:rsid w:val="00FF2952"/>
    <w:rsid w:val="00FF2BA3"/>
    <w:rsid w:val="00FF2F27"/>
    <w:rsid w:val="00FF3BFA"/>
    <w:rsid w:val="00FF456D"/>
    <w:rsid w:val="00FF474C"/>
    <w:rsid w:val="00FF4D85"/>
    <w:rsid w:val="00FF5279"/>
    <w:rsid w:val="00FF58CF"/>
    <w:rsid w:val="00FF6F19"/>
    <w:rsid w:val="00FF7201"/>
    <w:rsid w:val="01097E14"/>
    <w:rsid w:val="011CC230"/>
    <w:rsid w:val="014B7BD9"/>
    <w:rsid w:val="0188AFF2"/>
    <w:rsid w:val="018F076A"/>
    <w:rsid w:val="01D8126F"/>
    <w:rsid w:val="020229E9"/>
    <w:rsid w:val="020F14AD"/>
    <w:rsid w:val="021FEB90"/>
    <w:rsid w:val="02571575"/>
    <w:rsid w:val="027890D5"/>
    <w:rsid w:val="0299994A"/>
    <w:rsid w:val="02A31A9B"/>
    <w:rsid w:val="02DEE38B"/>
    <w:rsid w:val="02F8F833"/>
    <w:rsid w:val="0304302C"/>
    <w:rsid w:val="03251EF0"/>
    <w:rsid w:val="0343171E"/>
    <w:rsid w:val="03A225D8"/>
    <w:rsid w:val="03F1585D"/>
    <w:rsid w:val="0416C81C"/>
    <w:rsid w:val="042269D8"/>
    <w:rsid w:val="04490E2A"/>
    <w:rsid w:val="04831C9B"/>
    <w:rsid w:val="052C6CD9"/>
    <w:rsid w:val="0533178F"/>
    <w:rsid w:val="0556EAD8"/>
    <w:rsid w:val="057E64AF"/>
    <w:rsid w:val="05CB6434"/>
    <w:rsid w:val="05E81562"/>
    <w:rsid w:val="05FB42A1"/>
    <w:rsid w:val="065C2115"/>
    <w:rsid w:val="069CA782"/>
    <w:rsid w:val="06AC8193"/>
    <w:rsid w:val="06B87065"/>
    <w:rsid w:val="06D285A3"/>
    <w:rsid w:val="06D77BF4"/>
    <w:rsid w:val="06F31E60"/>
    <w:rsid w:val="07285EC0"/>
    <w:rsid w:val="07483487"/>
    <w:rsid w:val="0770F445"/>
    <w:rsid w:val="078811A3"/>
    <w:rsid w:val="07B7BD67"/>
    <w:rsid w:val="08190B9E"/>
    <w:rsid w:val="081F726A"/>
    <w:rsid w:val="08311B05"/>
    <w:rsid w:val="08349327"/>
    <w:rsid w:val="0861E1DF"/>
    <w:rsid w:val="08640D9B"/>
    <w:rsid w:val="088F152A"/>
    <w:rsid w:val="09074037"/>
    <w:rsid w:val="093079D6"/>
    <w:rsid w:val="0935C714"/>
    <w:rsid w:val="0941FE2A"/>
    <w:rsid w:val="094F8FD3"/>
    <w:rsid w:val="0964A487"/>
    <w:rsid w:val="096B56E1"/>
    <w:rsid w:val="09875E7C"/>
    <w:rsid w:val="0993C1D7"/>
    <w:rsid w:val="09B73B2B"/>
    <w:rsid w:val="09D06388"/>
    <w:rsid w:val="09E585BF"/>
    <w:rsid w:val="0A5087A6"/>
    <w:rsid w:val="0A9F74A3"/>
    <w:rsid w:val="0AEB6034"/>
    <w:rsid w:val="0B331A5D"/>
    <w:rsid w:val="0B52D6E3"/>
    <w:rsid w:val="0B530B8C"/>
    <w:rsid w:val="0B6EB2FA"/>
    <w:rsid w:val="0B8BB57A"/>
    <w:rsid w:val="0B8EB308"/>
    <w:rsid w:val="0B97A545"/>
    <w:rsid w:val="0BA4DBFD"/>
    <w:rsid w:val="0BAF11A2"/>
    <w:rsid w:val="0BB6654B"/>
    <w:rsid w:val="0BCBF1E9"/>
    <w:rsid w:val="0BD10B48"/>
    <w:rsid w:val="0BF9FD94"/>
    <w:rsid w:val="0C252DF5"/>
    <w:rsid w:val="0C59AEBA"/>
    <w:rsid w:val="0C86C8ED"/>
    <w:rsid w:val="0C881E76"/>
    <w:rsid w:val="0C891E65"/>
    <w:rsid w:val="0C8EFB94"/>
    <w:rsid w:val="0CC6969F"/>
    <w:rsid w:val="0CFEAD80"/>
    <w:rsid w:val="0D5337CA"/>
    <w:rsid w:val="0D7F4D87"/>
    <w:rsid w:val="0D95CDF5"/>
    <w:rsid w:val="0DA074CC"/>
    <w:rsid w:val="0DA34B21"/>
    <w:rsid w:val="0DBF2C15"/>
    <w:rsid w:val="0DD5E216"/>
    <w:rsid w:val="0DD90148"/>
    <w:rsid w:val="0DEB34B4"/>
    <w:rsid w:val="0E09775C"/>
    <w:rsid w:val="0E49056A"/>
    <w:rsid w:val="0E7275D4"/>
    <w:rsid w:val="0E83771A"/>
    <w:rsid w:val="0EF4FA72"/>
    <w:rsid w:val="0F718FCF"/>
    <w:rsid w:val="0F82E471"/>
    <w:rsid w:val="0FC6F7F5"/>
    <w:rsid w:val="0FDFC7C4"/>
    <w:rsid w:val="0FE5ED4D"/>
    <w:rsid w:val="10CD6EB7"/>
    <w:rsid w:val="10D089B1"/>
    <w:rsid w:val="1102C755"/>
    <w:rsid w:val="112EA108"/>
    <w:rsid w:val="116A6F8A"/>
    <w:rsid w:val="11B3AF2D"/>
    <w:rsid w:val="11EAC87A"/>
    <w:rsid w:val="12278209"/>
    <w:rsid w:val="1228705A"/>
    <w:rsid w:val="1232884D"/>
    <w:rsid w:val="1256D73C"/>
    <w:rsid w:val="12ADA2A2"/>
    <w:rsid w:val="12CAD682"/>
    <w:rsid w:val="1349EEEF"/>
    <w:rsid w:val="135450E9"/>
    <w:rsid w:val="135DA41B"/>
    <w:rsid w:val="13643958"/>
    <w:rsid w:val="1372B2B1"/>
    <w:rsid w:val="13755B80"/>
    <w:rsid w:val="13F65887"/>
    <w:rsid w:val="1439D09F"/>
    <w:rsid w:val="144656FF"/>
    <w:rsid w:val="1447A00B"/>
    <w:rsid w:val="1466A6E3"/>
    <w:rsid w:val="146C9809"/>
    <w:rsid w:val="149C8277"/>
    <w:rsid w:val="14AA266F"/>
    <w:rsid w:val="14D58EA0"/>
    <w:rsid w:val="14E32BBE"/>
    <w:rsid w:val="14F7BCAF"/>
    <w:rsid w:val="151364BA"/>
    <w:rsid w:val="15196F63"/>
    <w:rsid w:val="151C7430"/>
    <w:rsid w:val="153E6FBC"/>
    <w:rsid w:val="15CEC2F9"/>
    <w:rsid w:val="15F45365"/>
    <w:rsid w:val="15F51C46"/>
    <w:rsid w:val="160482B3"/>
    <w:rsid w:val="1606FC43"/>
    <w:rsid w:val="167FD441"/>
    <w:rsid w:val="16D74FEC"/>
    <w:rsid w:val="1789FC7B"/>
    <w:rsid w:val="17AE4ACF"/>
    <w:rsid w:val="17E670BC"/>
    <w:rsid w:val="1835A7FC"/>
    <w:rsid w:val="188567D5"/>
    <w:rsid w:val="18B521D6"/>
    <w:rsid w:val="18BFA73C"/>
    <w:rsid w:val="18C15F0E"/>
    <w:rsid w:val="190481FF"/>
    <w:rsid w:val="1912E767"/>
    <w:rsid w:val="19163421"/>
    <w:rsid w:val="19196EB1"/>
    <w:rsid w:val="19226817"/>
    <w:rsid w:val="1947344B"/>
    <w:rsid w:val="19485E0E"/>
    <w:rsid w:val="196E06EB"/>
    <w:rsid w:val="197C874C"/>
    <w:rsid w:val="198398E8"/>
    <w:rsid w:val="19D13A25"/>
    <w:rsid w:val="1A03AB46"/>
    <w:rsid w:val="1A115EC1"/>
    <w:rsid w:val="1A541A6E"/>
    <w:rsid w:val="1A743337"/>
    <w:rsid w:val="1A77EA50"/>
    <w:rsid w:val="1A99EE4B"/>
    <w:rsid w:val="1AA5DFB5"/>
    <w:rsid w:val="1AC01BE8"/>
    <w:rsid w:val="1AEB7B77"/>
    <w:rsid w:val="1B146567"/>
    <w:rsid w:val="1B35B9FB"/>
    <w:rsid w:val="1B38D298"/>
    <w:rsid w:val="1B409421"/>
    <w:rsid w:val="1B507517"/>
    <w:rsid w:val="1BBB3C4C"/>
    <w:rsid w:val="1BD0C758"/>
    <w:rsid w:val="1BF2C6D2"/>
    <w:rsid w:val="1C240EF6"/>
    <w:rsid w:val="1C2588AD"/>
    <w:rsid w:val="1C4F0A52"/>
    <w:rsid w:val="1C623883"/>
    <w:rsid w:val="1C662339"/>
    <w:rsid w:val="1CA283C1"/>
    <w:rsid w:val="1CD7BD60"/>
    <w:rsid w:val="1CD9D96D"/>
    <w:rsid w:val="1D10DD1A"/>
    <w:rsid w:val="1D1EB7A6"/>
    <w:rsid w:val="1D4EA5AB"/>
    <w:rsid w:val="1D6219CA"/>
    <w:rsid w:val="1D6487A9"/>
    <w:rsid w:val="1D6EE168"/>
    <w:rsid w:val="1D77288E"/>
    <w:rsid w:val="1D9A3ADD"/>
    <w:rsid w:val="1DA8D786"/>
    <w:rsid w:val="1DBC20F9"/>
    <w:rsid w:val="1DC519FF"/>
    <w:rsid w:val="1DD1E10F"/>
    <w:rsid w:val="1DDF9A4D"/>
    <w:rsid w:val="1DEB4D5E"/>
    <w:rsid w:val="1E184AE0"/>
    <w:rsid w:val="1E5446F0"/>
    <w:rsid w:val="1EDB80FC"/>
    <w:rsid w:val="1EE12E37"/>
    <w:rsid w:val="1EF35C74"/>
    <w:rsid w:val="1F2D076A"/>
    <w:rsid w:val="1F37BF28"/>
    <w:rsid w:val="1F557A11"/>
    <w:rsid w:val="1F624723"/>
    <w:rsid w:val="1F831F59"/>
    <w:rsid w:val="1F8E6728"/>
    <w:rsid w:val="20123764"/>
    <w:rsid w:val="201CEC8B"/>
    <w:rsid w:val="2034FC32"/>
    <w:rsid w:val="205C81EE"/>
    <w:rsid w:val="208CCB2E"/>
    <w:rsid w:val="20AF8FB7"/>
    <w:rsid w:val="20BA14A4"/>
    <w:rsid w:val="20BAC310"/>
    <w:rsid w:val="21086FF9"/>
    <w:rsid w:val="210C7619"/>
    <w:rsid w:val="21173B0F"/>
    <w:rsid w:val="214A0E92"/>
    <w:rsid w:val="21AE6021"/>
    <w:rsid w:val="2200D2A0"/>
    <w:rsid w:val="22114279"/>
    <w:rsid w:val="221BD937"/>
    <w:rsid w:val="22669955"/>
    <w:rsid w:val="227373E6"/>
    <w:rsid w:val="229D1981"/>
    <w:rsid w:val="22C26745"/>
    <w:rsid w:val="22D7A8D0"/>
    <w:rsid w:val="22F2C136"/>
    <w:rsid w:val="2325489A"/>
    <w:rsid w:val="2340AD9F"/>
    <w:rsid w:val="23531D09"/>
    <w:rsid w:val="23C45EE7"/>
    <w:rsid w:val="23C81A7C"/>
    <w:rsid w:val="23D507C6"/>
    <w:rsid w:val="23D5F4AE"/>
    <w:rsid w:val="2409B9CA"/>
    <w:rsid w:val="244FF05D"/>
    <w:rsid w:val="24508DBC"/>
    <w:rsid w:val="24653670"/>
    <w:rsid w:val="24963C37"/>
    <w:rsid w:val="24B4B11C"/>
    <w:rsid w:val="25109A48"/>
    <w:rsid w:val="254AC280"/>
    <w:rsid w:val="2570CB6A"/>
    <w:rsid w:val="2572C6C8"/>
    <w:rsid w:val="258DBC1D"/>
    <w:rsid w:val="25A64FF9"/>
    <w:rsid w:val="25A882D7"/>
    <w:rsid w:val="25FA0807"/>
    <w:rsid w:val="26125033"/>
    <w:rsid w:val="261BC616"/>
    <w:rsid w:val="262036A8"/>
    <w:rsid w:val="26345026"/>
    <w:rsid w:val="2646C809"/>
    <w:rsid w:val="26536422"/>
    <w:rsid w:val="26779260"/>
    <w:rsid w:val="268C6D9A"/>
    <w:rsid w:val="26D6F92F"/>
    <w:rsid w:val="2702C742"/>
    <w:rsid w:val="271ED13B"/>
    <w:rsid w:val="2746090B"/>
    <w:rsid w:val="274A64DB"/>
    <w:rsid w:val="2763033F"/>
    <w:rsid w:val="27881B37"/>
    <w:rsid w:val="279344EB"/>
    <w:rsid w:val="27A02C25"/>
    <w:rsid w:val="27B79677"/>
    <w:rsid w:val="27C32DD6"/>
    <w:rsid w:val="27D9059B"/>
    <w:rsid w:val="284A0FA2"/>
    <w:rsid w:val="289AD364"/>
    <w:rsid w:val="28B7D61A"/>
    <w:rsid w:val="28DAE485"/>
    <w:rsid w:val="290E13DB"/>
    <w:rsid w:val="2912C281"/>
    <w:rsid w:val="2916E366"/>
    <w:rsid w:val="2992A297"/>
    <w:rsid w:val="29933A0F"/>
    <w:rsid w:val="29C349B3"/>
    <w:rsid w:val="29C7B9E1"/>
    <w:rsid w:val="29E084CB"/>
    <w:rsid w:val="29FB441E"/>
    <w:rsid w:val="2A3ED942"/>
    <w:rsid w:val="2A9AA401"/>
    <w:rsid w:val="2AB4C473"/>
    <w:rsid w:val="2ACDEE1E"/>
    <w:rsid w:val="2B0F4D08"/>
    <w:rsid w:val="2B15AB54"/>
    <w:rsid w:val="2B1FB505"/>
    <w:rsid w:val="2B49272C"/>
    <w:rsid w:val="2B5A600A"/>
    <w:rsid w:val="2B69BB0A"/>
    <w:rsid w:val="2B6AD94C"/>
    <w:rsid w:val="2B7EEC9D"/>
    <w:rsid w:val="2BDF0564"/>
    <w:rsid w:val="2BE6C645"/>
    <w:rsid w:val="2BF26215"/>
    <w:rsid w:val="2C141BE0"/>
    <w:rsid w:val="2C68439D"/>
    <w:rsid w:val="2C96B72F"/>
    <w:rsid w:val="2CC333BF"/>
    <w:rsid w:val="2CC4C6A3"/>
    <w:rsid w:val="2CE0A4EF"/>
    <w:rsid w:val="2CE25189"/>
    <w:rsid w:val="2CF7A194"/>
    <w:rsid w:val="2CFED23B"/>
    <w:rsid w:val="2D142D8D"/>
    <w:rsid w:val="2D1F5011"/>
    <w:rsid w:val="2D3AE56B"/>
    <w:rsid w:val="2D48ABA6"/>
    <w:rsid w:val="2D68CBCF"/>
    <w:rsid w:val="2D81921E"/>
    <w:rsid w:val="2DA4C935"/>
    <w:rsid w:val="2E1973BD"/>
    <w:rsid w:val="2E2E8932"/>
    <w:rsid w:val="2E32DF56"/>
    <w:rsid w:val="2E4D9B63"/>
    <w:rsid w:val="2E4F1AFB"/>
    <w:rsid w:val="2E8D5F57"/>
    <w:rsid w:val="2E8D976B"/>
    <w:rsid w:val="2E97917A"/>
    <w:rsid w:val="2EF6F204"/>
    <w:rsid w:val="2F0C7B66"/>
    <w:rsid w:val="2F712029"/>
    <w:rsid w:val="2F7603D3"/>
    <w:rsid w:val="2F8566BF"/>
    <w:rsid w:val="2FA4AA75"/>
    <w:rsid w:val="2FB243A3"/>
    <w:rsid w:val="2FE567B9"/>
    <w:rsid w:val="3029E017"/>
    <w:rsid w:val="3058B588"/>
    <w:rsid w:val="3072A350"/>
    <w:rsid w:val="30AADC7E"/>
    <w:rsid w:val="30CC863C"/>
    <w:rsid w:val="30D118C9"/>
    <w:rsid w:val="310B7083"/>
    <w:rsid w:val="3114A48A"/>
    <w:rsid w:val="31913EAB"/>
    <w:rsid w:val="31A32432"/>
    <w:rsid w:val="31A91C10"/>
    <w:rsid w:val="31BD3028"/>
    <w:rsid w:val="31D599AD"/>
    <w:rsid w:val="31EC301C"/>
    <w:rsid w:val="31FDD1B5"/>
    <w:rsid w:val="327377C5"/>
    <w:rsid w:val="32A63E05"/>
    <w:rsid w:val="32CA3045"/>
    <w:rsid w:val="3313EF84"/>
    <w:rsid w:val="333FA261"/>
    <w:rsid w:val="3355BFF7"/>
    <w:rsid w:val="33661C66"/>
    <w:rsid w:val="337E7BCC"/>
    <w:rsid w:val="33B1040B"/>
    <w:rsid w:val="33B2F7EC"/>
    <w:rsid w:val="33BAFE9E"/>
    <w:rsid w:val="33BCF386"/>
    <w:rsid w:val="33CCA8DA"/>
    <w:rsid w:val="33EEDA21"/>
    <w:rsid w:val="341EBABA"/>
    <w:rsid w:val="3421B9EA"/>
    <w:rsid w:val="3436A2E8"/>
    <w:rsid w:val="344EE23B"/>
    <w:rsid w:val="345CA332"/>
    <w:rsid w:val="346C5AA4"/>
    <w:rsid w:val="34B8D8DC"/>
    <w:rsid w:val="34CADC48"/>
    <w:rsid w:val="34EAEA7F"/>
    <w:rsid w:val="34EF06E9"/>
    <w:rsid w:val="34F361FC"/>
    <w:rsid w:val="3526FA27"/>
    <w:rsid w:val="353EC0D9"/>
    <w:rsid w:val="35810CDB"/>
    <w:rsid w:val="3581357B"/>
    <w:rsid w:val="35858303"/>
    <w:rsid w:val="358F4295"/>
    <w:rsid w:val="35965933"/>
    <w:rsid w:val="35C03985"/>
    <w:rsid w:val="35CEE2B8"/>
    <w:rsid w:val="35EAB29C"/>
    <w:rsid w:val="35F0DEF8"/>
    <w:rsid w:val="362201BC"/>
    <w:rsid w:val="36474853"/>
    <w:rsid w:val="36535C58"/>
    <w:rsid w:val="366403A6"/>
    <w:rsid w:val="36DFEDF9"/>
    <w:rsid w:val="371CB545"/>
    <w:rsid w:val="37A26BD0"/>
    <w:rsid w:val="3808E9C0"/>
    <w:rsid w:val="38188DA9"/>
    <w:rsid w:val="38248AC6"/>
    <w:rsid w:val="384B7FEB"/>
    <w:rsid w:val="384CB18F"/>
    <w:rsid w:val="38629149"/>
    <w:rsid w:val="38699A71"/>
    <w:rsid w:val="3872CF6D"/>
    <w:rsid w:val="38A5B01E"/>
    <w:rsid w:val="38E9190C"/>
    <w:rsid w:val="38F82482"/>
    <w:rsid w:val="390FBF75"/>
    <w:rsid w:val="39158CDD"/>
    <w:rsid w:val="3925A927"/>
    <w:rsid w:val="3940676D"/>
    <w:rsid w:val="395BC41A"/>
    <w:rsid w:val="397B9220"/>
    <w:rsid w:val="397D1F0D"/>
    <w:rsid w:val="3982B71C"/>
    <w:rsid w:val="398C49FF"/>
    <w:rsid w:val="39F34C22"/>
    <w:rsid w:val="3A0223A1"/>
    <w:rsid w:val="3A6B7998"/>
    <w:rsid w:val="3A7DB4C4"/>
    <w:rsid w:val="3A7ECE6B"/>
    <w:rsid w:val="3AA09D4D"/>
    <w:rsid w:val="3AC7EF53"/>
    <w:rsid w:val="3ADC2EA5"/>
    <w:rsid w:val="3B1E877D"/>
    <w:rsid w:val="3B1EF894"/>
    <w:rsid w:val="3B2D9A6F"/>
    <w:rsid w:val="3B7C3B39"/>
    <w:rsid w:val="3BB169BA"/>
    <w:rsid w:val="3BD6D25D"/>
    <w:rsid w:val="3BE34907"/>
    <w:rsid w:val="3BF1DB71"/>
    <w:rsid w:val="3C65F062"/>
    <w:rsid w:val="3C77FF06"/>
    <w:rsid w:val="3CB186AC"/>
    <w:rsid w:val="3CCB099E"/>
    <w:rsid w:val="3D1EF10E"/>
    <w:rsid w:val="3D3542DA"/>
    <w:rsid w:val="3D38196B"/>
    <w:rsid w:val="3D85BEF2"/>
    <w:rsid w:val="3D89527D"/>
    <w:rsid w:val="3DA63075"/>
    <w:rsid w:val="3DC45CD1"/>
    <w:rsid w:val="3DC5F2C6"/>
    <w:rsid w:val="3DCB31AE"/>
    <w:rsid w:val="3DCDABA4"/>
    <w:rsid w:val="3DF25D36"/>
    <w:rsid w:val="3E9A45EA"/>
    <w:rsid w:val="3E9DD57C"/>
    <w:rsid w:val="3EB3DCFD"/>
    <w:rsid w:val="3EBAA2CC"/>
    <w:rsid w:val="3EBEC74D"/>
    <w:rsid w:val="3EC30323"/>
    <w:rsid w:val="3EC8D50F"/>
    <w:rsid w:val="3EEB0DF5"/>
    <w:rsid w:val="3F0F77AC"/>
    <w:rsid w:val="3F1562F4"/>
    <w:rsid w:val="3F2185C9"/>
    <w:rsid w:val="3F47F470"/>
    <w:rsid w:val="3F5C9CA1"/>
    <w:rsid w:val="3FF1F8A0"/>
    <w:rsid w:val="4015C549"/>
    <w:rsid w:val="401B6793"/>
    <w:rsid w:val="4035FB2A"/>
    <w:rsid w:val="4040237D"/>
    <w:rsid w:val="40474F37"/>
    <w:rsid w:val="406BE38D"/>
    <w:rsid w:val="40766CAA"/>
    <w:rsid w:val="40992262"/>
    <w:rsid w:val="40A0F9A4"/>
    <w:rsid w:val="40BA34A9"/>
    <w:rsid w:val="40CF58E7"/>
    <w:rsid w:val="40ED25C5"/>
    <w:rsid w:val="4123F716"/>
    <w:rsid w:val="413A3801"/>
    <w:rsid w:val="41A4DC21"/>
    <w:rsid w:val="41DC01A0"/>
    <w:rsid w:val="421FBBDD"/>
    <w:rsid w:val="4228CF8B"/>
    <w:rsid w:val="42290A29"/>
    <w:rsid w:val="424B104E"/>
    <w:rsid w:val="4271F67A"/>
    <w:rsid w:val="427FB4E9"/>
    <w:rsid w:val="4286749F"/>
    <w:rsid w:val="42C1C2EF"/>
    <w:rsid w:val="42EE392E"/>
    <w:rsid w:val="42F978A5"/>
    <w:rsid w:val="42FA7465"/>
    <w:rsid w:val="4316BAFE"/>
    <w:rsid w:val="4338537E"/>
    <w:rsid w:val="433F5ECE"/>
    <w:rsid w:val="435ADFDD"/>
    <w:rsid w:val="4374A50C"/>
    <w:rsid w:val="43914453"/>
    <w:rsid w:val="43B3EB8E"/>
    <w:rsid w:val="43BD536F"/>
    <w:rsid w:val="43D96CA7"/>
    <w:rsid w:val="43EC8199"/>
    <w:rsid w:val="440DCC5C"/>
    <w:rsid w:val="440E439B"/>
    <w:rsid w:val="44815904"/>
    <w:rsid w:val="4483C7D4"/>
    <w:rsid w:val="44882F05"/>
    <w:rsid w:val="44C8FE71"/>
    <w:rsid w:val="450F96E4"/>
    <w:rsid w:val="457B3C05"/>
    <w:rsid w:val="45816099"/>
    <w:rsid w:val="459E0D97"/>
    <w:rsid w:val="45AB76B1"/>
    <w:rsid w:val="45AE2021"/>
    <w:rsid w:val="4611AAD7"/>
    <w:rsid w:val="4647E1AD"/>
    <w:rsid w:val="464A52A8"/>
    <w:rsid w:val="4658EB21"/>
    <w:rsid w:val="465DD58D"/>
    <w:rsid w:val="4661BF05"/>
    <w:rsid w:val="469E5AFB"/>
    <w:rsid w:val="46B17F99"/>
    <w:rsid w:val="46DB7D47"/>
    <w:rsid w:val="46E8DFF1"/>
    <w:rsid w:val="46F7A8A8"/>
    <w:rsid w:val="47A2A3C3"/>
    <w:rsid w:val="47ED9972"/>
    <w:rsid w:val="48021C64"/>
    <w:rsid w:val="480FAADE"/>
    <w:rsid w:val="482E2C63"/>
    <w:rsid w:val="483B2EE7"/>
    <w:rsid w:val="4897D671"/>
    <w:rsid w:val="48B51740"/>
    <w:rsid w:val="48D0DB9C"/>
    <w:rsid w:val="48D0ED65"/>
    <w:rsid w:val="48E3C19B"/>
    <w:rsid w:val="48E79EF2"/>
    <w:rsid w:val="4908594C"/>
    <w:rsid w:val="4923FB45"/>
    <w:rsid w:val="492B84AA"/>
    <w:rsid w:val="493EE33E"/>
    <w:rsid w:val="494145A0"/>
    <w:rsid w:val="49ABD5D7"/>
    <w:rsid w:val="49F8C878"/>
    <w:rsid w:val="49FE5571"/>
    <w:rsid w:val="4A2BC6B4"/>
    <w:rsid w:val="4A2E31FD"/>
    <w:rsid w:val="4A347108"/>
    <w:rsid w:val="4A375F40"/>
    <w:rsid w:val="4A517FE2"/>
    <w:rsid w:val="4A79BF75"/>
    <w:rsid w:val="4A8AA8D3"/>
    <w:rsid w:val="4AAE9C79"/>
    <w:rsid w:val="4AB85201"/>
    <w:rsid w:val="4AD513E4"/>
    <w:rsid w:val="4B170630"/>
    <w:rsid w:val="4B4326D1"/>
    <w:rsid w:val="4B4DC14D"/>
    <w:rsid w:val="4BCDFE43"/>
    <w:rsid w:val="4BF3CE76"/>
    <w:rsid w:val="4BF777ED"/>
    <w:rsid w:val="4C308001"/>
    <w:rsid w:val="4C7F7F20"/>
    <w:rsid w:val="4CA7DABF"/>
    <w:rsid w:val="4CDE4D85"/>
    <w:rsid w:val="4CE9DAB7"/>
    <w:rsid w:val="4CF0FE34"/>
    <w:rsid w:val="4D0B96FB"/>
    <w:rsid w:val="4D2A985D"/>
    <w:rsid w:val="4D2CEF40"/>
    <w:rsid w:val="4D74C8B1"/>
    <w:rsid w:val="4DC6DA9E"/>
    <w:rsid w:val="4DDD6E96"/>
    <w:rsid w:val="4DEEFE0D"/>
    <w:rsid w:val="4E07BA20"/>
    <w:rsid w:val="4E0877B1"/>
    <w:rsid w:val="4E24F42E"/>
    <w:rsid w:val="4E4FC05A"/>
    <w:rsid w:val="4E5E8F68"/>
    <w:rsid w:val="4E62A303"/>
    <w:rsid w:val="4E7B985B"/>
    <w:rsid w:val="4E85BB82"/>
    <w:rsid w:val="4E9F1284"/>
    <w:rsid w:val="4E9F2AD7"/>
    <w:rsid w:val="4EABEE01"/>
    <w:rsid w:val="4ED242A3"/>
    <w:rsid w:val="4EEE64D4"/>
    <w:rsid w:val="4F1070DD"/>
    <w:rsid w:val="4F1AED3F"/>
    <w:rsid w:val="4F43D486"/>
    <w:rsid w:val="4F8B8BA8"/>
    <w:rsid w:val="4FD6617F"/>
    <w:rsid w:val="5005B002"/>
    <w:rsid w:val="501C22A1"/>
    <w:rsid w:val="505AA452"/>
    <w:rsid w:val="50739F42"/>
    <w:rsid w:val="5086E03A"/>
    <w:rsid w:val="5095E239"/>
    <w:rsid w:val="50DA7A0B"/>
    <w:rsid w:val="5152BB81"/>
    <w:rsid w:val="51843BD3"/>
    <w:rsid w:val="519D36CE"/>
    <w:rsid w:val="51AB1F22"/>
    <w:rsid w:val="51F092E4"/>
    <w:rsid w:val="51FE38EF"/>
    <w:rsid w:val="5205E450"/>
    <w:rsid w:val="520E58D7"/>
    <w:rsid w:val="523A7451"/>
    <w:rsid w:val="524B8A5E"/>
    <w:rsid w:val="5250F508"/>
    <w:rsid w:val="5254B98E"/>
    <w:rsid w:val="526D486D"/>
    <w:rsid w:val="526EDE62"/>
    <w:rsid w:val="5284D15A"/>
    <w:rsid w:val="52A431FF"/>
    <w:rsid w:val="52A7F99E"/>
    <w:rsid w:val="52AD752A"/>
    <w:rsid w:val="52E3EE03"/>
    <w:rsid w:val="530C517E"/>
    <w:rsid w:val="53EDF4E2"/>
    <w:rsid w:val="541A7495"/>
    <w:rsid w:val="543BB8B5"/>
    <w:rsid w:val="54F2F237"/>
    <w:rsid w:val="54F6151A"/>
    <w:rsid w:val="551792E0"/>
    <w:rsid w:val="554195D2"/>
    <w:rsid w:val="554B1785"/>
    <w:rsid w:val="55702DFE"/>
    <w:rsid w:val="55AB4E26"/>
    <w:rsid w:val="55B854D0"/>
    <w:rsid w:val="55D637A6"/>
    <w:rsid w:val="560E476F"/>
    <w:rsid w:val="566FB5FA"/>
    <w:rsid w:val="567484AE"/>
    <w:rsid w:val="56A7F454"/>
    <w:rsid w:val="56AE4EDA"/>
    <w:rsid w:val="56BC9C85"/>
    <w:rsid w:val="57496D6A"/>
    <w:rsid w:val="575AD32C"/>
    <w:rsid w:val="5768ECE0"/>
    <w:rsid w:val="578E8F4A"/>
    <w:rsid w:val="579DF02F"/>
    <w:rsid w:val="57B008D3"/>
    <w:rsid w:val="57D66C8E"/>
    <w:rsid w:val="580B865B"/>
    <w:rsid w:val="582EF2C6"/>
    <w:rsid w:val="583F3D18"/>
    <w:rsid w:val="584D25A9"/>
    <w:rsid w:val="5891A113"/>
    <w:rsid w:val="58B29C98"/>
    <w:rsid w:val="58BC3FC2"/>
    <w:rsid w:val="58DAEA81"/>
    <w:rsid w:val="5904953A"/>
    <w:rsid w:val="5906F453"/>
    <w:rsid w:val="593A24DD"/>
    <w:rsid w:val="5943AB23"/>
    <w:rsid w:val="5961D34B"/>
    <w:rsid w:val="596D356A"/>
    <w:rsid w:val="59890A0D"/>
    <w:rsid w:val="598D728A"/>
    <w:rsid w:val="59B0B722"/>
    <w:rsid w:val="59BB38ED"/>
    <w:rsid w:val="59BEB2A2"/>
    <w:rsid w:val="59C217AC"/>
    <w:rsid w:val="59CFA41F"/>
    <w:rsid w:val="59F7CDD8"/>
    <w:rsid w:val="5A0791D7"/>
    <w:rsid w:val="5A80B2CB"/>
    <w:rsid w:val="5AA48FFF"/>
    <w:rsid w:val="5AA678E9"/>
    <w:rsid w:val="5AA9DC80"/>
    <w:rsid w:val="5AB87021"/>
    <w:rsid w:val="5AC2BD6D"/>
    <w:rsid w:val="5AD52126"/>
    <w:rsid w:val="5AF0A4D0"/>
    <w:rsid w:val="5B389A4A"/>
    <w:rsid w:val="5B38D996"/>
    <w:rsid w:val="5B7A8B06"/>
    <w:rsid w:val="5B7D16BC"/>
    <w:rsid w:val="5B83B36E"/>
    <w:rsid w:val="5B84C66B"/>
    <w:rsid w:val="5BB838D4"/>
    <w:rsid w:val="5BC8794B"/>
    <w:rsid w:val="5BD59521"/>
    <w:rsid w:val="5BDEAEF1"/>
    <w:rsid w:val="5BFCBBF5"/>
    <w:rsid w:val="5C396FDE"/>
    <w:rsid w:val="5C5ACDF2"/>
    <w:rsid w:val="5CC73FE6"/>
    <w:rsid w:val="5CD16C20"/>
    <w:rsid w:val="5CD7A57C"/>
    <w:rsid w:val="5CFD23D4"/>
    <w:rsid w:val="5D0472CE"/>
    <w:rsid w:val="5DD96333"/>
    <w:rsid w:val="5E8F6A5E"/>
    <w:rsid w:val="5E9539C3"/>
    <w:rsid w:val="5E9C5FCF"/>
    <w:rsid w:val="5EB325F0"/>
    <w:rsid w:val="5ECE1672"/>
    <w:rsid w:val="5EEFEE82"/>
    <w:rsid w:val="5F164FB3"/>
    <w:rsid w:val="5F267ACD"/>
    <w:rsid w:val="5F94AD4B"/>
    <w:rsid w:val="5FAF7833"/>
    <w:rsid w:val="5FC0B2B7"/>
    <w:rsid w:val="6012DCAB"/>
    <w:rsid w:val="604EF651"/>
    <w:rsid w:val="609E39C6"/>
    <w:rsid w:val="60B29FE8"/>
    <w:rsid w:val="60CE5EFC"/>
    <w:rsid w:val="60DB1FE3"/>
    <w:rsid w:val="613CBF9C"/>
    <w:rsid w:val="614C768C"/>
    <w:rsid w:val="61C88AEA"/>
    <w:rsid w:val="61E0B8E4"/>
    <w:rsid w:val="61FCCDED"/>
    <w:rsid w:val="625B161F"/>
    <w:rsid w:val="626B8CB9"/>
    <w:rsid w:val="6285CAA2"/>
    <w:rsid w:val="62A74B84"/>
    <w:rsid w:val="62C374B0"/>
    <w:rsid w:val="62C6F5C2"/>
    <w:rsid w:val="62D2CF4B"/>
    <w:rsid w:val="62FCDDAE"/>
    <w:rsid w:val="63043BE0"/>
    <w:rsid w:val="6375A1BB"/>
    <w:rsid w:val="6386F75A"/>
    <w:rsid w:val="639BAFD4"/>
    <w:rsid w:val="639F3CCE"/>
    <w:rsid w:val="63A88099"/>
    <w:rsid w:val="63A93F4F"/>
    <w:rsid w:val="63DF31AA"/>
    <w:rsid w:val="63F2D1B9"/>
    <w:rsid w:val="641324E5"/>
    <w:rsid w:val="641EA77E"/>
    <w:rsid w:val="6428D398"/>
    <w:rsid w:val="644A4C1B"/>
    <w:rsid w:val="646B96DF"/>
    <w:rsid w:val="6484F3CF"/>
    <w:rsid w:val="64A27327"/>
    <w:rsid w:val="64BB59C3"/>
    <w:rsid w:val="64C1F478"/>
    <w:rsid w:val="64C3DAC1"/>
    <w:rsid w:val="6524E995"/>
    <w:rsid w:val="652CBFE3"/>
    <w:rsid w:val="6542D7D5"/>
    <w:rsid w:val="6545D5AB"/>
    <w:rsid w:val="656F23F0"/>
    <w:rsid w:val="6578AFB6"/>
    <w:rsid w:val="659CF3B5"/>
    <w:rsid w:val="659DA7D3"/>
    <w:rsid w:val="65B4CCDC"/>
    <w:rsid w:val="65D1791B"/>
    <w:rsid w:val="65DAFA38"/>
    <w:rsid w:val="65E752A1"/>
    <w:rsid w:val="66648DAB"/>
    <w:rsid w:val="666A927B"/>
    <w:rsid w:val="668B00FD"/>
    <w:rsid w:val="66C01A33"/>
    <w:rsid w:val="66E5ECFB"/>
    <w:rsid w:val="66F335AF"/>
    <w:rsid w:val="6748F988"/>
    <w:rsid w:val="678474B2"/>
    <w:rsid w:val="67D056B5"/>
    <w:rsid w:val="67DCE4B8"/>
    <w:rsid w:val="67E72F98"/>
    <w:rsid w:val="67FEEEE5"/>
    <w:rsid w:val="68396B0F"/>
    <w:rsid w:val="687AC099"/>
    <w:rsid w:val="68808DC0"/>
    <w:rsid w:val="68BF4104"/>
    <w:rsid w:val="68C216A0"/>
    <w:rsid w:val="68C970E4"/>
    <w:rsid w:val="696FDD67"/>
    <w:rsid w:val="6986057A"/>
    <w:rsid w:val="6987171F"/>
    <w:rsid w:val="69D97DFF"/>
    <w:rsid w:val="69E4BBFC"/>
    <w:rsid w:val="69E8341C"/>
    <w:rsid w:val="69EB7BF4"/>
    <w:rsid w:val="6A06D7DD"/>
    <w:rsid w:val="6A500174"/>
    <w:rsid w:val="6A5DE701"/>
    <w:rsid w:val="6A694A9C"/>
    <w:rsid w:val="6A9625FD"/>
    <w:rsid w:val="6AC7BFE1"/>
    <w:rsid w:val="6AD9A169"/>
    <w:rsid w:val="6AFB5D1D"/>
    <w:rsid w:val="6B615F59"/>
    <w:rsid w:val="6B6A15DB"/>
    <w:rsid w:val="6BB7020A"/>
    <w:rsid w:val="6BB924D5"/>
    <w:rsid w:val="6C046990"/>
    <w:rsid w:val="6C19DE6A"/>
    <w:rsid w:val="6C7076A3"/>
    <w:rsid w:val="6CA3544A"/>
    <w:rsid w:val="6CB5C449"/>
    <w:rsid w:val="6CD54880"/>
    <w:rsid w:val="6CE09075"/>
    <w:rsid w:val="6D386F6C"/>
    <w:rsid w:val="6DA2812B"/>
    <w:rsid w:val="6E0A0BD3"/>
    <w:rsid w:val="6E11E790"/>
    <w:rsid w:val="6E8BD74E"/>
    <w:rsid w:val="6E9253D7"/>
    <w:rsid w:val="6EA77785"/>
    <w:rsid w:val="6F049689"/>
    <w:rsid w:val="6F0D654B"/>
    <w:rsid w:val="6F40A786"/>
    <w:rsid w:val="6F68C9F7"/>
    <w:rsid w:val="6F6DF8B4"/>
    <w:rsid w:val="6F81451F"/>
    <w:rsid w:val="6F9E2D23"/>
    <w:rsid w:val="6FA1447A"/>
    <w:rsid w:val="6FB4BE5A"/>
    <w:rsid w:val="6FF9EDCC"/>
    <w:rsid w:val="707724AA"/>
    <w:rsid w:val="708520AC"/>
    <w:rsid w:val="708AE8FC"/>
    <w:rsid w:val="7097468F"/>
    <w:rsid w:val="709FFA1D"/>
    <w:rsid w:val="70BA8CE8"/>
    <w:rsid w:val="70BFDF25"/>
    <w:rsid w:val="70CE66B2"/>
    <w:rsid w:val="70D419EC"/>
    <w:rsid w:val="7100049E"/>
    <w:rsid w:val="710E3F6E"/>
    <w:rsid w:val="7131E2BD"/>
    <w:rsid w:val="715F9BA7"/>
    <w:rsid w:val="7184FAE5"/>
    <w:rsid w:val="71A8DEF6"/>
    <w:rsid w:val="71B528BF"/>
    <w:rsid w:val="71C7D0D9"/>
    <w:rsid w:val="71C9FBE8"/>
    <w:rsid w:val="71F0C6C4"/>
    <w:rsid w:val="720F97B8"/>
    <w:rsid w:val="721561E0"/>
    <w:rsid w:val="722E6072"/>
    <w:rsid w:val="722F8F62"/>
    <w:rsid w:val="727ADF45"/>
    <w:rsid w:val="72AD64AB"/>
    <w:rsid w:val="72B78907"/>
    <w:rsid w:val="72B9B249"/>
    <w:rsid w:val="72C9653A"/>
    <w:rsid w:val="733541A6"/>
    <w:rsid w:val="733DF580"/>
    <w:rsid w:val="73531E48"/>
    <w:rsid w:val="7359E63D"/>
    <w:rsid w:val="73878698"/>
    <w:rsid w:val="73DF95A1"/>
    <w:rsid w:val="73FCAA96"/>
    <w:rsid w:val="7422861B"/>
    <w:rsid w:val="74502851"/>
    <w:rsid w:val="745C34C7"/>
    <w:rsid w:val="74612D35"/>
    <w:rsid w:val="748129D3"/>
    <w:rsid w:val="74B3260C"/>
    <w:rsid w:val="74EC36CE"/>
    <w:rsid w:val="74F5B69E"/>
    <w:rsid w:val="74FC20FE"/>
    <w:rsid w:val="751E7004"/>
    <w:rsid w:val="753146D4"/>
    <w:rsid w:val="7532BA55"/>
    <w:rsid w:val="755F9F06"/>
    <w:rsid w:val="7593583C"/>
    <w:rsid w:val="75A49F2F"/>
    <w:rsid w:val="75BD84F2"/>
    <w:rsid w:val="75C77572"/>
    <w:rsid w:val="75E96F37"/>
    <w:rsid w:val="762F8F1C"/>
    <w:rsid w:val="7658DBA1"/>
    <w:rsid w:val="765CD155"/>
    <w:rsid w:val="76643834"/>
    <w:rsid w:val="76925A08"/>
    <w:rsid w:val="76A1BE57"/>
    <w:rsid w:val="76F54767"/>
    <w:rsid w:val="77B6E84D"/>
    <w:rsid w:val="77CA6415"/>
    <w:rsid w:val="78019CFC"/>
    <w:rsid w:val="78084669"/>
    <w:rsid w:val="780CBA66"/>
    <w:rsid w:val="781574C1"/>
    <w:rsid w:val="78404820"/>
    <w:rsid w:val="78776DBA"/>
    <w:rsid w:val="78A969CD"/>
    <w:rsid w:val="78B60FDC"/>
    <w:rsid w:val="78CF2213"/>
    <w:rsid w:val="78EC39E3"/>
    <w:rsid w:val="790391F9"/>
    <w:rsid w:val="7910E769"/>
    <w:rsid w:val="7911B04A"/>
    <w:rsid w:val="7917B829"/>
    <w:rsid w:val="793F534F"/>
    <w:rsid w:val="796D6ED2"/>
    <w:rsid w:val="79716EB5"/>
    <w:rsid w:val="7991744C"/>
    <w:rsid w:val="79A1A95B"/>
    <w:rsid w:val="79E88F9D"/>
    <w:rsid w:val="79FAA1D3"/>
    <w:rsid w:val="7A08BFDF"/>
    <w:rsid w:val="7A103EF2"/>
    <w:rsid w:val="7A1BF5E0"/>
    <w:rsid w:val="7A2D95E7"/>
    <w:rsid w:val="7A308A3A"/>
    <w:rsid w:val="7A535EB9"/>
    <w:rsid w:val="7A540129"/>
    <w:rsid w:val="7A668C7F"/>
    <w:rsid w:val="7A7CA224"/>
    <w:rsid w:val="7AB0C5AB"/>
    <w:rsid w:val="7AE111D8"/>
    <w:rsid w:val="7AFF510B"/>
    <w:rsid w:val="7B006F63"/>
    <w:rsid w:val="7B093F33"/>
    <w:rsid w:val="7B1180E7"/>
    <w:rsid w:val="7B23E075"/>
    <w:rsid w:val="7B759854"/>
    <w:rsid w:val="7BC2E25D"/>
    <w:rsid w:val="7CD1AACD"/>
    <w:rsid w:val="7CD4C0E0"/>
    <w:rsid w:val="7CF654BF"/>
    <w:rsid w:val="7D06A6FE"/>
    <w:rsid w:val="7D1EE885"/>
    <w:rsid w:val="7D6AB4D9"/>
    <w:rsid w:val="7D8539D0"/>
    <w:rsid w:val="7D997497"/>
    <w:rsid w:val="7DC3FE39"/>
    <w:rsid w:val="7DE5216D"/>
    <w:rsid w:val="7DEB00E1"/>
    <w:rsid w:val="7E1B25AA"/>
    <w:rsid w:val="7E5BB5A8"/>
    <w:rsid w:val="7E6FA5FA"/>
    <w:rsid w:val="7E9D6FCE"/>
    <w:rsid w:val="7EB2B0D2"/>
    <w:rsid w:val="7EF3D22A"/>
    <w:rsid w:val="7F0E98A6"/>
    <w:rsid w:val="7F63210F"/>
    <w:rsid w:val="7F93AB09"/>
    <w:rsid w:val="7FA0D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B8515"/>
  <w14:defaultImageDpi w14:val="32767"/>
  <w15:chartTrackingRefBased/>
  <w15:docId w15:val="{E1B6056E-2CD9-4616-9FD7-9C068A4C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33E7A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FD9"/>
    <w:pPr>
      <w:pBdr>
        <w:top w:val="single" w:sz="24" w:space="0" w:color="03B585"/>
        <w:left w:val="single" w:sz="24" w:space="0" w:color="03B585"/>
        <w:bottom w:val="single" w:sz="24" w:space="0" w:color="03B585"/>
        <w:right w:val="single" w:sz="24" w:space="0" w:color="03B585"/>
      </w:pBdr>
      <w:shd w:val="clear" w:color="auto" w:fill="03B585"/>
      <w:outlineLvl w:val="0"/>
    </w:pPr>
    <w:rPr>
      <w:b/>
      <w:bCs/>
      <w:caps/>
      <w:color w:val="F6F6F6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8BC"/>
    <w:pPr>
      <w:pBdr>
        <w:top w:val="single" w:sz="24" w:space="0" w:color="CCDCC8"/>
        <w:left w:val="single" w:sz="24" w:space="0" w:color="CCDCC8"/>
        <w:bottom w:val="single" w:sz="24" w:space="0" w:color="CCDCC8"/>
        <w:right w:val="single" w:sz="24" w:space="0" w:color="CCDCC8"/>
      </w:pBdr>
      <w:shd w:val="clear" w:color="auto" w:fill="CCDCC8"/>
      <w:outlineLvl w:val="1"/>
    </w:pPr>
    <w:rPr>
      <w:caps/>
      <w:color w:val="044123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A91"/>
    <w:pPr>
      <w:pBdr>
        <w:top w:val="single" w:sz="6" w:space="2" w:color="4472C4" w:themeColor="accent1"/>
        <w:left w:val="single" w:sz="6" w:space="2" w:color="4472C4" w:themeColor="accent1"/>
      </w:pBdr>
      <w:spacing w:before="30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143"/>
    <w:pPr>
      <w:pBdr>
        <w:top w:val="dotted" w:sz="6" w:space="2" w:color="4472C4" w:themeColor="accent1"/>
        <w:left w:val="dotted" w:sz="6" w:space="2" w:color="4472C4" w:themeColor="accent1"/>
      </w:pBdr>
      <w:spacing w:before="300"/>
      <w:outlineLvl w:val="3"/>
    </w:pPr>
    <w:rPr>
      <w:caps/>
      <w:color w:val="0A60A3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91"/>
    <w:pPr>
      <w:pBdr>
        <w:bottom w:val="single" w:sz="6" w:space="1" w:color="4472C4" w:themeColor="accent1"/>
      </w:pBdr>
      <w:spacing w:before="30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91"/>
    <w:pPr>
      <w:pBdr>
        <w:bottom w:val="dotted" w:sz="6" w:space="1" w:color="4472C4" w:themeColor="accent1"/>
      </w:pBdr>
      <w:spacing w:before="30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91"/>
    <w:pPr>
      <w:spacing w:before="30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91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91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3E54"/>
    <w:pPr>
      <w:spacing w:before="720"/>
    </w:pPr>
    <w:rPr>
      <w:color w:val="0A60A3"/>
      <w:spacing w:val="1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54"/>
    <w:rPr>
      <w:color w:val="0A60A3"/>
      <w:spacing w:val="10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54"/>
    <w:pPr>
      <w:spacing w:after="1000"/>
    </w:pPr>
    <w:rPr>
      <w:color w:val="595959" w:themeColor="text1" w:themeTint="A6"/>
      <w:spacing w:val="1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43E54"/>
    <w:rPr>
      <w:color w:val="595959" w:themeColor="text1" w:themeTint="A6"/>
      <w:spacing w:val="10"/>
      <w:sz w:val="32"/>
      <w:szCs w:val="24"/>
    </w:rPr>
  </w:style>
  <w:style w:type="paragraph" w:styleId="Header">
    <w:name w:val="header"/>
    <w:basedOn w:val="Normal"/>
    <w:link w:val="HeaderChar"/>
    <w:uiPriority w:val="99"/>
    <w:unhideWhenUsed/>
    <w:rsid w:val="00600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8BA"/>
  </w:style>
  <w:style w:type="paragraph" w:styleId="Footer">
    <w:name w:val="footer"/>
    <w:basedOn w:val="Normal"/>
    <w:link w:val="FooterChar"/>
    <w:uiPriority w:val="99"/>
    <w:unhideWhenUsed/>
    <w:qFormat/>
    <w:rsid w:val="006008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8BA"/>
  </w:style>
  <w:style w:type="character" w:customStyle="1" w:styleId="Heading1Char">
    <w:name w:val="Heading 1 Char"/>
    <w:basedOn w:val="DefaultParagraphFont"/>
    <w:link w:val="Heading1"/>
    <w:uiPriority w:val="9"/>
    <w:rsid w:val="00335FD9"/>
    <w:rPr>
      <w:b/>
      <w:bCs/>
      <w:caps/>
      <w:color w:val="F6F6F6"/>
      <w:spacing w:val="15"/>
      <w:shd w:val="clear" w:color="auto" w:fill="03B585"/>
    </w:rPr>
  </w:style>
  <w:style w:type="paragraph" w:styleId="TOCHeading">
    <w:name w:val="TOC Heading"/>
    <w:basedOn w:val="Heading1"/>
    <w:next w:val="Normal"/>
    <w:uiPriority w:val="39"/>
    <w:unhideWhenUsed/>
    <w:qFormat/>
    <w:rsid w:val="004C5A9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008BA"/>
    <w:pPr>
      <w:spacing w:before="120"/>
      <w:ind w:left="20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008BA"/>
    <w:pPr>
      <w:spacing w:before="12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9B771D"/>
    <w:rPr>
      <w:caps w:val="0"/>
      <w:smallCaps w:val="0"/>
      <w:strike w:val="0"/>
      <w:dstrike w:val="0"/>
      <w:vanish w:val="0"/>
      <w:color w:val="0A60A3"/>
      <w:u w:val="single" w:color="4472C4" w:themeColor="accent1"/>
      <w:vertAlign w:val="baseline"/>
    </w:rPr>
  </w:style>
  <w:style w:type="character" w:styleId="FollowedHyperlink">
    <w:name w:val="FollowedHyperlink"/>
    <w:basedOn w:val="DefaultParagraphFont"/>
    <w:uiPriority w:val="99"/>
    <w:unhideWhenUsed/>
    <w:rsid w:val="006008BA"/>
    <w:rPr>
      <w:color w:val="954F72" w:themeColor="followedHyperlink"/>
      <w:u w:val="single"/>
    </w:rPr>
  </w:style>
  <w:style w:type="paragraph" w:customStyle="1" w:styleId="PageTitle">
    <w:name w:val="Page Title"/>
    <w:basedOn w:val="Normal"/>
    <w:rsid w:val="00134F93"/>
    <w:pPr>
      <w:pBdr>
        <w:bottom w:val="single" w:sz="36" w:space="1" w:color="0070C0"/>
      </w:pBdr>
    </w:pPr>
    <w:rPr>
      <w:rFonts w:asciiTheme="majorHAnsi" w:hAnsiTheme="majorHAnsi"/>
      <w:b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208BC"/>
    <w:rPr>
      <w:caps/>
      <w:color w:val="044123"/>
      <w:spacing w:val="15"/>
      <w:shd w:val="clear" w:color="auto" w:fill="CCDCC8"/>
    </w:rPr>
  </w:style>
  <w:style w:type="character" w:styleId="SubtleEmphasis">
    <w:name w:val="Subtle Emphasis"/>
    <w:uiPriority w:val="19"/>
    <w:qFormat/>
    <w:rsid w:val="004C5A91"/>
    <w:rPr>
      <w:i/>
      <w:iCs/>
      <w:color w:val="1F3763" w:themeColor="accent1" w:themeShade="7F"/>
    </w:rPr>
  </w:style>
  <w:style w:type="character" w:styleId="Emphasis">
    <w:name w:val="Emphasis"/>
    <w:uiPriority w:val="20"/>
    <w:qFormat/>
    <w:rsid w:val="004C5A91"/>
    <w:rPr>
      <w:caps/>
      <w:color w:val="1F3763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143"/>
    <w:pPr>
      <w:pBdr>
        <w:top w:val="single" w:sz="4" w:space="10" w:color="4472C4" w:themeColor="accent1"/>
        <w:left w:val="single" w:sz="4" w:space="10" w:color="4472C4" w:themeColor="accent1"/>
      </w:pBdr>
      <w:ind w:left="1296" w:right="1152"/>
      <w:jc w:val="both"/>
    </w:pPr>
    <w:rPr>
      <w:i/>
      <w:iCs/>
      <w:color w:val="0A60A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143"/>
    <w:rPr>
      <w:i/>
      <w:iCs/>
      <w:color w:val="0A60A3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C5A91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86581F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8E137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rsid w:val="003B2C33"/>
    <w:rPr>
      <w:color w:val="808080"/>
      <w:shd w:val="clear" w:color="auto" w:fill="E6E6E6"/>
    </w:rPr>
  </w:style>
  <w:style w:type="paragraph" w:styleId="NoSpacing">
    <w:name w:val="No Spacing"/>
    <w:basedOn w:val="Normal"/>
    <w:link w:val="NoSpacingChar"/>
    <w:uiPriority w:val="1"/>
    <w:qFormat/>
    <w:rsid w:val="004C5A91"/>
  </w:style>
  <w:style w:type="character" w:customStyle="1" w:styleId="NoSpacingChar">
    <w:name w:val="No Spacing Char"/>
    <w:basedOn w:val="DefaultParagraphFont"/>
    <w:link w:val="NoSpacing"/>
    <w:uiPriority w:val="1"/>
    <w:rsid w:val="004C5A91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C5A91"/>
    <w:rPr>
      <w:caps/>
      <w:color w:val="1F3763" w:themeColor="accent1" w:themeShade="7F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21693D"/>
    <w:pPr>
      <w:ind w:left="400"/>
    </w:pPr>
  </w:style>
  <w:style w:type="table" w:styleId="TableGrid">
    <w:name w:val="Table Grid"/>
    <w:basedOn w:val="TableNormal"/>
    <w:uiPriority w:val="39"/>
    <w:rsid w:val="00F04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27552A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aliases w:val="NI Blue Table Style"/>
    <w:basedOn w:val="TableNormal"/>
    <w:uiPriority w:val="48"/>
    <w:rsid w:val="00C35317"/>
    <w:tblPr>
      <w:tblStyleRowBandSize w:val="1"/>
      <w:tblStyleColBandSize w:val="1"/>
      <w:tblBorders>
        <w:top w:val="single" w:sz="4" w:space="0" w:color="0A60A3"/>
        <w:left w:val="single" w:sz="4" w:space="0" w:color="0A60A3"/>
        <w:bottom w:val="single" w:sz="4" w:space="0" w:color="0A60A3"/>
        <w:right w:val="single" w:sz="4" w:space="0" w:color="0A60A3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A60A3"/>
          <w:left w:val="single" w:sz="4" w:space="0" w:color="0A60A3"/>
          <w:bottom w:val="single" w:sz="4" w:space="0" w:color="0A60A3"/>
          <w:right w:val="single" w:sz="4" w:space="0" w:color="0A60A3"/>
          <w:insideH w:val="nil"/>
          <w:insideV w:val="nil"/>
          <w:tl2br w:val="nil"/>
          <w:tr2bl w:val="nil"/>
        </w:tcBorders>
        <w:shd w:val="clear" w:color="auto" w:fill="0A60A3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A21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213E"/>
  </w:style>
  <w:style w:type="character" w:customStyle="1" w:styleId="CommentTextChar">
    <w:name w:val="Comment Text Char"/>
    <w:basedOn w:val="DefaultParagraphFont"/>
    <w:link w:val="CommentText"/>
    <w:uiPriority w:val="99"/>
    <w:rsid w:val="00BA213E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1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213E"/>
    <w:rPr>
      <w:rFonts w:asciiTheme="minorHAnsi" w:hAnsiTheme="minorHAns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3E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D809F7"/>
  </w:style>
  <w:style w:type="character" w:customStyle="1" w:styleId="Heading4Char">
    <w:name w:val="Heading 4 Char"/>
    <w:basedOn w:val="DefaultParagraphFont"/>
    <w:link w:val="Heading4"/>
    <w:uiPriority w:val="9"/>
    <w:semiHidden/>
    <w:rsid w:val="00BA4143"/>
    <w:rPr>
      <w:caps/>
      <w:color w:val="0A60A3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9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9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9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9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91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C5A91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4C5A9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C5A9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C5A91"/>
    <w:rPr>
      <w:i/>
      <w:iCs/>
      <w:sz w:val="20"/>
      <w:szCs w:val="20"/>
    </w:rPr>
  </w:style>
  <w:style w:type="character" w:styleId="IntenseEmphasis">
    <w:name w:val="Intense Emphasis"/>
    <w:uiPriority w:val="21"/>
    <w:qFormat/>
    <w:rsid w:val="004C5A9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43E54"/>
    <w:rPr>
      <w:rFonts w:asciiTheme="minorHAnsi" w:hAnsiTheme="minorHAnsi"/>
      <w:b w:val="0"/>
      <w:bCs/>
      <w:caps w:val="0"/>
      <w:smallCaps w:val="0"/>
      <w:color w:val="0A60A3"/>
      <w:sz w:val="28"/>
    </w:rPr>
  </w:style>
  <w:style w:type="character" w:styleId="IntenseReference">
    <w:name w:val="Intense Reference"/>
    <w:uiPriority w:val="32"/>
    <w:qFormat/>
    <w:rsid w:val="00BA4143"/>
    <w:rPr>
      <w:b/>
      <w:bCs/>
      <w:i/>
      <w:iCs/>
      <w:caps/>
      <w:color w:val="0A60A3"/>
    </w:rPr>
  </w:style>
  <w:style w:type="character" w:styleId="BookTitle">
    <w:name w:val="Book Title"/>
    <w:uiPriority w:val="33"/>
    <w:qFormat/>
    <w:rsid w:val="004C5A91"/>
    <w:rPr>
      <w:b/>
      <w:bCs/>
      <w:i/>
      <w:iCs/>
      <w:spacing w:val="9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F145F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F145F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F145F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F145F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F145F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F145F"/>
    <w:pPr>
      <w:ind w:left="1600"/>
    </w:pPr>
  </w:style>
  <w:style w:type="table" w:styleId="GridTable1Light-Accent1">
    <w:name w:val="Grid Table 1 Light Accent 1"/>
    <w:basedOn w:val="TableNormal"/>
    <w:uiPriority w:val="46"/>
    <w:rsid w:val="0091325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6866D6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6866D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6866D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4">
    <w:name w:val="Grid Table 1 Light Accent 4"/>
    <w:basedOn w:val="TableNormal"/>
    <w:uiPriority w:val="46"/>
    <w:rsid w:val="006866D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866D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1">
    <w:name w:val="s1"/>
    <w:basedOn w:val="DefaultParagraphFont"/>
    <w:rsid w:val="00BC6CF6"/>
  </w:style>
  <w:style w:type="paragraph" w:styleId="FootnoteText">
    <w:name w:val="footnote text"/>
    <w:basedOn w:val="Normal"/>
    <w:link w:val="FootnoteTextChar"/>
    <w:uiPriority w:val="99"/>
    <w:semiHidden/>
    <w:unhideWhenUsed/>
    <w:rsid w:val="00BC6CF6"/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6CF6"/>
    <w:rPr>
      <w:rFonts w:eastAsia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6CF6"/>
    <w:rPr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E5FD4"/>
    <w:rPr>
      <w:sz w:val="20"/>
      <w:szCs w:val="20"/>
    </w:rPr>
  </w:style>
  <w:style w:type="table" w:styleId="PlainTable1">
    <w:name w:val="Plain Table 1"/>
    <w:basedOn w:val="TableNormal"/>
    <w:uiPriority w:val="41"/>
    <w:rsid w:val="008A5C96"/>
    <w:pPr>
      <w:spacing w:before="0"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5E094C"/>
    <w:pPr>
      <w:spacing w:before="0" w:after="0" w:line="240" w:lineRule="auto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F5189B"/>
  </w:style>
  <w:style w:type="table" w:styleId="ListTable4">
    <w:name w:val="List Table 4"/>
    <w:basedOn w:val="TableNormal"/>
    <w:uiPriority w:val="49"/>
    <w:rsid w:val="00E479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-Accent6">
    <w:name w:val="List Table 5 Dark Accent 6"/>
    <w:basedOn w:val="TableNormal"/>
    <w:uiPriority w:val="50"/>
    <w:rsid w:val="00274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47992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B181A"/>
    <w:pPr>
      <w:spacing w:before="100" w:beforeAutospacing="1" w:after="100" w:afterAutospacing="1"/>
    </w:pPr>
  </w:style>
  <w:style w:type="character" w:styleId="Mention">
    <w:name w:val="Mention"/>
    <w:basedOn w:val="DefaultParagraphFont"/>
    <w:uiPriority w:val="99"/>
    <w:unhideWhenUsed/>
    <w:rsid w:val="009805B9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216C12"/>
  </w:style>
  <w:style w:type="paragraph" w:customStyle="1" w:styleId="paragraph">
    <w:name w:val="paragraph"/>
    <w:basedOn w:val="Normal"/>
    <w:rsid w:val="00216C12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216C12"/>
  </w:style>
  <w:style w:type="character" w:customStyle="1" w:styleId="scxw249610726">
    <w:name w:val="scxw249610726"/>
    <w:basedOn w:val="DefaultParagraphFont"/>
    <w:rsid w:val="00216C12"/>
  </w:style>
  <w:style w:type="character" w:customStyle="1" w:styleId="scxw138303688">
    <w:name w:val="scxw138303688"/>
    <w:basedOn w:val="DefaultParagraphFont"/>
    <w:rsid w:val="00216C12"/>
  </w:style>
  <w:style w:type="character" w:styleId="HTMLCode">
    <w:name w:val="HTML Code"/>
    <w:basedOn w:val="DefaultParagraphFont"/>
    <w:uiPriority w:val="99"/>
    <w:semiHidden/>
    <w:unhideWhenUsed/>
    <w:rsid w:val="003F3B97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596464"/>
    <w:pPr>
      <w:numPr>
        <w:numId w:val="2"/>
      </w:numPr>
    </w:pPr>
  </w:style>
  <w:style w:type="numbering" w:customStyle="1" w:styleId="CurrentList2">
    <w:name w:val="Current List2"/>
    <w:uiPriority w:val="99"/>
    <w:rsid w:val="00596464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9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299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501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2087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7149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422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1125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984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0671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4312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5912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723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4522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3466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1160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2257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3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5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1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9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39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2514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0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6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159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418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5998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8673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5455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7358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6679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1721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978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2139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107">
          <w:marLeft w:val="1541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419">
          <w:marLeft w:val="1541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7058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9227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4003">
          <w:marLeft w:val="60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133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0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83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5178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5060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441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328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8171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4995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3260">
          <w:marLeft w:val="72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60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2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8040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1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60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6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53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772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679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6785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7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6179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258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888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31321">
          <w:marLeft w:val="119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38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0597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06827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7289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0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7972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137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006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5221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92481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6190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632">
          <w:marLeft w:val="821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5478">
          <w:marLeft w:val="30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3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6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1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66">
          <w:marLeft w:val="9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3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29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290">
          <w:marLeft w:val="33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3033">
          <w:marLeft w:val="33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612">
          <w:marLeft w:val="33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579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94">
          <w:marLeft w:val="33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91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300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1130">
          <w:marLeft w:val="1166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4972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951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6306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8064">
          <w:marLeft w:val="142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3004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1458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8060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3907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3151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892">
          <w:marLeft w:val="64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9801">
          <w:marLeft w:val="965"/>
          <w:marRight w:val="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4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18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6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0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9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47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637">
          <w:marLeft w:val="389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9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microsoft.com/office/2018/08/relationships/commentsExtensible" Target="commentsExtensible.xml"/><Relationship Id="rId26" Type="http://schemas.openxmlformats.org/officeDocument/2006/relationships/header" Target="header5.xml"/><Relationship Id="rId39" Type="http://schemas.openxmlformats.org/officeDocument/2006/relationships/footer" Target="footer7.xml"/><Relationship Id="rId21" Type="http://schemas.openxmlformats.org/officeDocument/2006/relationships/footer" Target="footer2.xml"/><Relationship Id="rId34" Type="http://schemas.openxmlformats.org/officeDocument/2006/relationships/hyperlink" Target="https://emerson.sharepoint.com/:v:/r/sites/IC4C/Shared%20Documents/IC4C%20Solutions%20and%20Products%20Enablement/xBU%20Products%20%26%20Platform/USRP%20X410%20and%20PXIe-7903%20streaming/%5BInternal%20Training%5D%20Invitation%20to%20USRP%20X410%20and%20PXIe-7903%20Streaming%20Sharing.mp4?csf=1&amp;web=1&amp;e=uzMTdI" TargetMode="External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1.xml"/><Relationship Id="rId29" Type="http://schemas.openxmlformats.org/officeDocument/2006/relationships/image" Target="media/image4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3.xml"/><Relationship Id="rId32" Type="http://schemas.openxmlformats.org/officeDocument/2006/relationships/hyperlink" Target="https://emerson.sharepoint.com/sites/IC4C/SitePages/Product-%26-Platform.aspx" TargetMode="External"/><Relationship Id="rId37" Type="http://schemas.openxmlformats.org/officeDocument/2006/relationships/header" Target="header6.xml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23" Type="http://schemas.openxmlformats.org/officeDocument/2006/relationships/footer" Target="footer3.xml"/><Relationship Id="rId28" Type="http://schemas.openxmlformats.org/officeDocument/2006/relationships/footer" Target="footer5.xml"/><Relationship Id="rId36" Type="http://schemas.openxmlformats.org/officeDocument/2006/relationships/hyperlink" Target="https://emerson.sharepoint.com/:f:/r/sites/IC4C/Shared%20Documents/IC4C%20Solutions%20and%20Products%20Enablement/xBU%20Products%20%26%20Platform/USRP%20X410%20and%20PXIe-7903%20streaming/%5BDemo%5D%20Source%20Code?csf=1&amp;web=1&amp;e=ghF62o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31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oter" Target="footer4.xml"/><Relationship Id="rId30" Type="http://schemas.openxmlformats.org/officeDocument/2006/relationships/image" Target="media/image5.png"/><Relationship Id="rId35" Type="http://schemas.openxmlformats.org/officeDocument/2006/relationships/hyperlink" Target="https://emerson.sharepoint.com/sites/IC4C/_layouts/15/stream.aspx?id=%2Fsites%2FIC4C%2FShared%20Documents%2FIC4C%20Solutions%20and%20Products%20Enablement%2FxBU%20Products%20%26%20Platform%2FUSRP%20X410%20and%20PXIe%2D7903%20streaming%2F%5BVideo%5D%20USRP%20X410%20and%20PXIe%2D7903%20Streaming%20Example%2Emp4&amp;referrer=StreamWebApp%2EWeb&amp;referrerScenario=AddressBarCopied%2Eview%2Ef3757ded%2Dfa26%2D4f68%2D959e%2Dd4ec85b35f6f" TargetMode="External"/><Relationship Id="rId43" Type="http://schemas.microsoft.com/office/2020/10/relationships/intelligence" Target="intelligence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microsoft.com/office/2016/09/relationships/commentsIds" Target="commentsIds.xml"/><Relationship Id="rId25" Type="http://schemas.openxmlformats.org/officeDocument/2006/relationships/header" Target="header4.xml"/><Relationship Id="rId33" Type="http://schemas.openxmlformats.org/officeDocument/2006/relationships/hyperlink" Target="https://emerson.sharepoint.com/:p:/r/sites/IC4C/Shared%20Documents/IC4C%20Solutions%20and%20Products%20Enablement/xBU%20Products%20%26%20Platform/USRP%20X410%20and%20PXIe-7903%20streaming/%5BCustomer%20Facing%20Slides%5D%20USRP%20X410%20and%20PXIe-7903%20Streaming%20Example.pptx?d=wf1038b7e74124446a7fddfb2ba5a5d89&amp;csf=1&amp;web=1&amp;e=vySPBs" TargetMode="External"/><Relationship Id="rId38" Type="http://schemas.openxmlformats.org/officeDocument/2006/relationships/footer" Target="foot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farrell.AMER\Downloads\Demand%20Generation%20Playbook%20Templat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The range of FieldDAQ devices continues to expand with this new thermocouple device! The new FD-11614 is a higher density 16CH version of the FD-11613, featuring similar specifications and an attractive price-per-channel. FieldDAQ devices are perfect for extreme environments like test cells and off-highway vehicle test, featuring IP65/67 ingress protection, great thermal stability, and easy synchronization between distributed systems using TSN.
</Abstract>
  <CompanyAddress/>
  <CompanyPhone/>
  <CompanyFax/>
  <CompanyEmail>Semi RF ADV Technical Marketer: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A60A823F1944BA1AE98EB79B3BDC3" ma:contentTypeVersion="14" ma:contentTypeDescription="Create a new document." ma:contentTypeScope="" ma:versionID="26c370163af457cfd1e942d66d5c520f">
  <xsd:schema xmlns:xsd="http://www.w3.org/2001/XMLSchema" xmlns:xs="http://www.w3.org/2001/XMLSchema" xmlns:p="http://schemas.microsoft.com/office/2006/metadata/properties" xmlns:ns2="4cdd301d-c3c7-442f-bbb9-ece84dfa7e7f" xmlns:ns3="f02722a1-80a1-48a0-9d0d-6d4ce49a44f1" targetNamespace="http://schemas.microsoft.com/office/2006/metadata/properties" ma:root="true" ma:fieldsID="193311b5839b728dc19f3cce76873972" ns2:_="" ns3:_="">
    <xsd:import namespace="4cdd301d-c3c7-442f-bbb9-ece84dfa7e7f"/>
    <xsd:import namespace="f02722a1-80a1-48a0-9d0d-6d4ce49a44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d301d-c3c7-442f-bbb9-ece84dfa7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Files" ma:index="16" nillable="true" ma:displayName="Files" ma:format="Dropdown" ma:internalName="Files" ma:percentage="FALSE">
      <xsd:simpleType>
        <xsd:restriction base="dms:Number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fc78bd8-db31-4712-a006-2d951f62dd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722a1-80a1-48a0-9d0d-6d4ce49a44f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3344ca6-a789-4a8f-b4b5-af9ebb5d8df1}" ma:internalName="TaxCatchAll" ma:showField="CatchAllData" ma:web="f02722a1-80a1-48a0-9d0d-6d4ce49a44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s xmlns="4cdd301d-c3c7-442f-bbb9-ece84dfa7e7f" xsi:nil="true"/>
    <lcf76f155ced4ddcb4097134ff3c332f xmlns="4cdd301d-c3c7-442f-bbb9-ece84dfa7e7f">
      <Terms xmlns="http://schemas.microsoft.com/office/infopath/2007/PartnerControls"/>
    </lcf76f155ced4ddcb4097134ff3c332f>
    <TaxCatchAll xmlns="f02722a1-80a1-48a0-9d0d-6d4ce49a44f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42BF00-6D29-41B2-A005-F838BA26C7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F7168C-B374-4671-8A4C-188A63DF9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d301d-c3c7-442f-bbb9-ece84dfa7e7f"/>
    <ds:schemaRef ds:uri="f02722a1-80a1-48a0-9d0d-6d4ce49a44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40FEEE-4554-4B37-A230-813A7FA95783}">
  <ds:schemaRefs>
    <ds:schemaRef ds:uri="http://schemas.microsoft.com/office/2006/metadata/properties"/>
    <ds:schemaRef ds:uri="http://schemas.microsoft.com/office/infopath/2007/PartnerControls"/>
    <ds:schemaRef ds:uri="4cdd301d-c3c7-442f-bbb9-ece84dfa7e7f"/>
    <ds:schemaRef ds:uri="f02722a1-80a1-48a0-9d0d-6d4ce49a44f1"/>
  </ds:schemaRefs>
</ds:datastoreItem>
</file>

<file path=customXml/itemProps5.xml><?xml version="1.0" encoding="utf-8"?>
<ds:datastoreItem xmlns:ds="http://schemas.openxmlformats.org/officeDocument/2006/customXml" ds:itemID="{94FE1DF7-8757-4BF4-8A9D-88E6AFF38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Demand Generation Playbook Template (2).dotx</Template>
  <TotalTime>1</TotalTime>
  <Pages>1</Pages>
  <Words>1398</Words>
  <Characters>7972</Characters>
  <Application>Microsoft Office Word</Application>
  <DocSecurity>4</DocSecurity>
  <Lines>66</Lines>
  <Paragraphs>18</Paragraphs>
  <ScaleCrop>false</ScaleCrop>
  <Manager/>
  <Company/>
  <LinksUpToDate>false</LinksUpToDate>
  <CharactersWithSpaces>9352</CharactersWithSpaces>
  <SharedDoc>false</SharedDoc>
  <HyperlinkBase/>
  <HLinks>
    <vt:vector size="48" baseType="variant">
      <vt:variant>
        <vt:i4>2949223</vt:i4>
      </vt:variant>
      <vt:variant>
        <vt:i4>39</vt:i4>
      </vt:variant>
      <vt:variant>
        <vt:i4>0</vt:i4>
      </vt:variant>
      <vt:variant>
        <vt:i4>5</vt:i4>
      </vt:variant>
      <vt:variant>
        <vt:lpwstr>https://emerson.sharepoint.com/:f:/r/sites/IC4C/Shared Documents/IC4C Solutions and Products Enablement/xBU Products %26 Platform/USRP X410 and PXIe-7903 streaming/%5BDemo%5D Source Code?csf=1&amp;web=1&amp;e=ghF62o</vt:lpwstr>
      </vt:variant>
      <vt:variant>
        <vt:lpwstr/>
      </vt:variant>
      <vt:variant>
        <vt:i4>3473481</vt:i4>
      </vt:variant>
      <vt:variant>
        <vt:i4>36</vt:i4>
      </vt:variant>
      <vt:variant>
        <vt:i4>0</vt:i4>
      </vt:variant>
      <vt:variant>
        <vt:i4>5</vt:i4>
      </vt:variant>
      <vt:variant>
        <vt:lpwstr>https://emerson.sharepoint.com/sites/IC4C/_layouts/15/stream.aspx?id=%2Fsites%2FIC4C%2FShared%20Documents%2FIC4C%20Solutions%20and%20Products%20Enablement%2FxBU%20Products%20%26%20Platform%2FUSRP%20X410%20and%20PXIe%2D7903%20streaming%2F%5BVideo%5D%20USRP%20X410%20and%20PXIe%2D7903%20Streaming%20Example%2Emp4&amp;referrer=StreamWebApp%2EWeb&amp;referrerScenario=AddressBarCopied%2Eview%2Ef3757ded%2Dfa26%2D4f68%2D959e%2Dd4ec85b35f6f</vt:lpwstr>
      </vt:variant>
      <vt:variant>
        <vt:lpwstr/>
      </vt:variant>
      <vt:variant>
        <vt:i4>2490424</vt:i4>
      </vt:variant>
      <vt:variant>
        <vt:i4>33</vt:i4>
      </vt:variant>
      <vt:variant>
        <vt:i4>0</vt:i4>
      </vt:variant>
      <vt:variant>
        <vt:i4>5</vt:i4>
      </vt:variant>
      <vt:variant>
        <vt:lpwstr>https://emerson.sharepoint.com/:v:/r/sites/IC4C/Shared Documents/IC4C Solutions and Products Enablement/xBU Products %26 Platform/USRP X410 and PXIe-7903 streaming/%5BInternal Training%5D Invitation to USRP X410 and PXIe-7903 Streaming Sharing.mp4?csf=1&amp;web=1&amp;e=uzMTdI</vt:lpwstr>
      </vt:variant>
      <vt:variant>
        <vt:lpwstr/>
      </vt:variant>
      <vt:variant>
        <vt:i4>3735601</vt:i4>
      </vt:variant>
      <vt:variant>
        <vt:i4>30</vt:i4>
      </vt:variant>
      <vt:variant>
        <vt:i4>0</vt:i4>
      </vt:variant>
      <vt:variant>
        <vt:i4>5</vt:i4>
      </vt:variant>
      <vt:variant>
        <vt:lpwstr>https://emerson.sharepoint.com/:p:/r/sites/IC4C/Shared Documents/IC4C Solutions and Products Enablement/xBU Products %26 Platform/USRP X410 and PXIe-7903 streaming/%5BCustomer Facing Slides%5D USRP X410 and PXIe-7903 Streaming Example.pptx?d=wf1038b7e74124446a7fddfb2ba5a5d89&amp;csf=1&amp;web=1&amp;e=vySPBs</vt:lpwstr>
      </vt:variant>
      <vt:variant>
        <vt:lpwstr/>
      </vt:variant>
      <vt:variant>
        <vt:i4>5963856</vt:i4>
      </vt:variant>
      <vt:variant>
        <vt:i4>27</vt:i4>
      </vt:variant>
      <vt:variant>
        <vt:i4>0</vt:i4>
      </vt:variant>
      <vt:variant>
        <vt:i4>5</vt:i4>
      </vt:variant>
      <vt:variant>
        <vt:lpwstr>https://emerson.sharepoint.com/sites/IC4C/SitePages/Product-%26-Platform.aspx</vt:lpwstr>
      </vt:variant>
      <vt:variant>
        <vt:lpwstr/>
      </vt:variant>
      <vt:variant>
        <vt:i4>1769582</vt:i4>
      </vt:variant>
      <vt:variant>
        <vt:i4>6</vt:i4>
      </vt:variant>
      <vt:variant>
        <vt:i4>0</vt:i4>
      </vt:variant>
      <vt:variant>
        <vt:i4>5</vt:i4>
      </vt:variant>
      <vt:variant>
        <vt:lpwstr>mailto:freeman.feng@emerson.com</vt:lpwstr>
      </vt:variant>
      <vt:variant>
        <vt:lpwstr/>
      </vt:variant>
      <vt:variant>
        <vt:i4>1769582</vt:i4>
      </vt:variant>
      <vt:variant>
        <vt:i4>3</vt:i4>
      </vt:variant>
      <vt:variant>
        <vt:i4>0</vt:i4>
      </vt:variant>
      <vt:variant>
        <vt:i4>5</vt:i4>
      </vt:variant>
      <vt:variant>
        <vt:lpwstr>mailto:freeman.feng@emerson.com</vt:lpwstr>
      </vt:variant>
      <vt:variant>
        <vt:lpwstr/>
      </vt:variant>
      <vt:variant>
        <vt:i4>5898302</vt:i4>
      </vt:variant>
      <vt:variant>
        <vt:i4>0</vt:i4>
      </vt:variant>
      <vt:variant>
        <vt:i4>0</vt:i4>
      </vt:variant>
      <vt:variant>
        <vt:i4>5</vt:i4>
      </vt:variant>
      <vt:variant>
        <vt:lpwstr>mailto:hang.cao@emerson.com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Market Expansion: Twice the Thermocouple Channels as the FD-11613, with the Same Rugged Performance</dc:subject>
  <dc:creator>Contacts:</dc:creator>
  <cp:keywords/>
  <dc:description/>
  <cp:lastModifiedBy>Feng, Freeman</cp:lastModifiedBy>
  <cp:revision>9</cp:revision>
  <cp:lastPrinted>2019-01-21T21:01:00Z</cp:lastPrinted>
  <dcterms:created xsi:type="dcterms:W3CDTF">2025-05-09T20:04:00Z</dcterms:created>
  <dcterms:modified xsi:type="dcterms:W3CDTF">2025-05-09T05:32:00Z</dcterms:modified>
  <cp:category/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ContentTypeId">
    <vt:lpwstr>0x010100153A60A823F1944BA1AE98EB79B3BDC3</vt:lpwstr>
  </property>
  <property fmtid="{D5CDD505-2E9C-101B-9397-08002B2CF9AE}" pid="4" name="AuthorIds_UIVersion_10752">
    <vt:lpwstr>102</vt:lpwstr>
  </property>
  <property fmtid="{D5CDD505-2E9C-101B-9397-08002B2CF9AE}" pid="5" name="AuthorIds_UIVersion_11264">
    <vt:lpwstr>102</vt:lpwstr>
  </property>
  <property fmtid="{D5CDD505-2E9C-101B-9397-08002B2CF9AE}" pid="6" name="_dlc_DocIdItemGuid">
    <vt:lpwstr>0fe3cea1-bf63-404f-85a6-f8c08cdd34c2</vt:lpwstr>
  </property>
  <property fmtid="{D5CDD505-2E9C-101B-9397-08002B2CF9AE}" pid="7" name="_docset_NoMedatataSyncRequired">
    <vt:lpwstr>False</vt:lpwstr>
  </property>
  <property fmtid="{D5CDD505-2E9C-101B-9397-08002B2CF9AE}" pid="8" name="Order">
    <vt:r8>91500</vt:r8>
  </property>
  <property fmtid="{D5CDD505-2E9C-101B-9397-08002B2CF9AE}" pid="9" name="PMA Category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DocumentSetDescription">
    <vt:lpwstr/>
  </property>
  <property fmtid="{D5CDD505-2E9C-101B-9397-08002B2CF9AE}" pid="13" name="Notify To">
    <vt:lpwstr/>
  </property>
  <property fmtid="{D5CDD505-2E9C-101B-9397-08002B2CF9AE}" pid="14" name="IPA Category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Author(s)">
    <vt:lpwstr/>
  </property>
  <property fmtid="{D5CDD505-2E9C-101B-9397-08002B2CF9AE}" pid="18" name="Action">
    <vt:lpwstr/>
  </property>
  <property fmtid="{D5CDD505-2E9C-101B-9397-08002B2CF9AE}" pid="19" name="_ExtendedDescription">
    <vt:lpwstr/>
  </property>
  <property fmtid="{D5CDD505-2E9C-101B-9397-08002B2CF9AE}" pid="20" name="Summary">
    <vt:lpwstr/>
  </property>
  <property fmtid="{D5CDD505-2E9C-101B-9397-08002B2CF9AE}" pid="21" name="ClassificationContentMarkingFooterShapeIds">
    <vt:lpwstr>2,3,4</vt:lpwstr>
  </property>
  <property fmtid="{D5CDD505-2E9C-101B-9397-08002B2CF9AE}" pid="22" name="ClassificationContentMarkingFooterFontProps">
    <vt:lpwstr>#000000,10,Calibri</vt:lpwstr>
  </property>
  <property fmtid="{D5CDD505-2E9C-101B-9397-08002B2CF9AE}" pid="23" name="ClassificationContentMarkingFooterText">
    <vt:lpwstr>INTERNAL - NI CONFIDENTIAL</vt:lpwstr>
  </property>
  <property fmtid="{D5CDD505-2E9C-101B-9397-08002B2CF9AE}" pid="24" name="MSIP_Label_76122db4-a595-414e-9ece-6adfb473e1a0_Enabled">
    <vt:lpwstr>true</vt:lpwstr>
  </property>
  <property fmtid="{D5CDD505-2E9C-101B-9397-08002B2CF9AE}" pid="25" name="MSIP_Label_76122db4-a595-414e-9ece-6adfb473e1a0_SetDate">
    <vt:lpwstr>2022-07-08T19:30:09Z</vt:lpwstr>
  </property>
  <property fmtid="{D5CDD505-2E9C-101B-9397-08002B2CF9AE}" pid="26" name="MSIP_Label_76122db4-a595-414e-9ece-6adfb473e1a0_Method">
    <vt:lpwstr>Standard</vt:lpwstr>
  </property>
  <property fmtid="{D5CDD505-2E9C-101B-9397-08002B2CF9AE}" pid="27" name="MSIP_Label_76122db4-a595-414e-9ece-6adfb473e1a0_Name">
    <vt:lpwstr>Internal</vt:lpwstr>
  </property>
  <property fmtid="{D5CDD505-2E9C-101B-9397-08002B2CF9AE}" pid="28" name="MSIP_Label_76122db4-a595-414e-9ece-6adfb473e1a0_SiteId">
    <vt:lpwstr>87ba1f9a-44cd-43a6-b008-6fdb45a5204e</vt:lpwstr>
  </property>
  <property fmtid="{D5CDD505-2E9C-101B-9397-08002B2CF9AE}" pid="29" name="MSIP_Label_76122db4-a595-414e-9ece-6adfb473e1a0_ActionId">
    <vt:lpwstr>33c19488-34b1-44a8-9458-df41f821cc55</vt:lpwstr>
  </property>
  <property fmtid="{D5CDD505-2E9C-101B-9397-08002B2CF9AE}" pid="30" name="MSIP_Label_76122db4-a595-414e-9ece-6adfb473e1a0_ContentBits">
    <vt:lpwstr>2</vt:lpwstr>
  </property>
  <property fmtid="{D5CDD505-2E9C-101B-9397-08002B2CF9AE}" pid="31" name="TriggerFlowInfo">
    <vt:lpwstr/>
  </property>
  <property fmtid="{D5CDD505-2E9C-101B-9397-08002B2CF9AE}" pid="32" name="_dlc_DocId">
    <vt:lpwstr>IPAPMA-1082164892-1727</vt:lpwstr>
  </property>
  <property fmtid="{D5CDD505-2E9C-101B-9397-08002B2CF9AE}" pid="33" name="_dlc_DocIdUrl">
    <vt:lpwstr>https://nio365.sharepoint.com/sites/IPA-PMA-Library/_layouts/15/DocIdRedir.aspx?ID=IPAPMA-1082164892-1727, IPAPMA-1082164892-1727</vt:lpwstr>
  </property>
  <property fmtid="{D5CDD505-2E9C-101B-9397-08002B2CF9AE}" pid="34" name="Partner Accessible">
    <vt:lpwstr>109;#Yes|917824c2-f3a9-4092-b2b1-5d918ccef652</vt:lpwstr>
  </property>
  <property fmtid="{D5CDD505-2E9C-101B-9397-08002B2CF9AE}" pid="35" name="Showpad Library">
    <vt:lpwstr>222;#Semiconductor and Electronics|d63d707c-088a-4814-9122-0407ca5ce696</vt:lpwstr>
  </property>
  <property fmtid="{D5CDD505-2E9C-101B-9397-08002B2CF9AE}" pid="36" name="Device Under Test">
    <vt:lpwstr/>
  </property>
  <property fmtid="{D5CDD505-2E9C-101B-9397-08002B2CF9AE}" pid="37" name="Market Segment">
    <vt:lpwstr>255;#Semi ADV RF|dd7e6dae-dd60-4433-b8c9-a5ffb23a2b5e</vt:lpwstr>
  </property>
  <property fmtid="{D5CDD505-2E9C-101B-9397-08002B2CF9AE}" pid="38" name="Content Purpose">
    <vt:lpwstr/>
  </property>
  <property fmtid="{D5CDD505-2E9C-101B-9397-08002B2CF9AE}" pid="39" name="Offering">
    <vt:lpwstr>267;#RFFE Validation|54433e79-0a0a-450d-9944-7756406c5677</vt:lpwstr>
  </property>
  <property fmtid="{D5CDD505-2E9C-101B-9397-08002B2CF9AE}" pid="40" name="Content Type">
    <vt:lpwstr>164;#IPA|3f9c98af-2402-47f7-bf61-3072300862dd</vt:lpwstr>
  </property>
  <property fmtid="{D5CDD505-2E9C-101B-9397-08002B2CF9AE}" pid="41" name="Visibility">
    <vt:lpwstr>9;#Internal|ee2f70cc-c8ca-4f56-b11f-2bdae0343fd7</vt:lpwstr>
  </property>
  <property fmtid="{D5CDD505-2E9C-101B-9397-08002B2CF9AE}" pid="42" name="Device Domain">
    <vt:lpwstr/>
  </property>
  <property fmtid="{D5CDD505-2E9C-101B-9397-08002B2CF9AE}" pid="43" name="BU Segment">
    <vt:lpwstr>118;#ADV|5e3bf975-b6e2-4cfa-90d0-ce9291557489</vt:lpwstr>
  </property>
  <property fmtid="{D5CDD505-2E9C-101B-9397-08002B2CF9AE}" pid="44" name="MediaServiceImageTags">
    <vt:lpwstr/>
  </property>
  <property fmtid="{D5CDD505-2E9C-101B-9397-08002B2CF9AE}" pid="45" name="Sync to Showpad">
    <vt:bool>true</vt:bool>
  </property>
  <property fmtid="{D5CDD505-2E9C-101B-9397-08002B2CF9AE}" pid="46" name="o25b187240c54e8b8cdb9db116e932cd">
    <vt:lpwstr>ADV|5e3bf975-b6e2-4cfa-90d0-ce9291557489</vt:lpwstr>
  </property>
  <property fmtid="{D5CDD505-2E9C-101B-9397-08002B2CF9AE}" pid="47" name="j916b036dbc143019ebc72b5141816c9">
    <vt:lpwstr>Semiconductor and Electronics|d63d707c-088a-4814-9122-0407ca5ce696</vt:lpwstr>
  </property>
  <property fmtid="{D5CDD505-2E9C-101B-9397-08002B2CF9AE}" pid="48" name="e723fea9c439439f9307c2be3447efb6">
    <vt:lpwstr>Internal|ee2f70cc-c8ca-4f56-b11f-2bdae0343fd7</vt:lpwstr>
  </property>
  <property fmtid="{D5CDD505-2E9C-101B-9397-08002B2CF9AE}" pid="49" name="mfc4f27d07c0407db49f65e243aa597c">
    <vt:lpwstr>Semi ADV RF|dd7e6dae-dd60-4433-b8c9-a5ffb23a2b5e</vt:lpwstr>
  </property>
  <property fmtid="{D5CDD505-2E9C-101B-9397-08002B2CF9AE}" pid="50" name="b3c03b2a11bf46f5bf7b5725ef77824e">
    <vt:lpwstr>RFFE Validation|54433e79-0a0a-450d-9944-7756406c5677</vt:lpwstr>
  </property>
  <property fmtid="{D5CDD505-2E9C-101B-9397-08002B2CF9AE}" pid="51" name="m63930c91990467ea79bba1ae6a57a5b">
    <vt:lpwstr>IPA|3f9c98af-2402-47f7-bf61-3072300862dd</vt:lpwstr>
  </property>
  <property fmtid="{D5CDD505-2E9C-101B-9397-08002B2CF9AE}" pid="52" name="f677e63b000c499e86046a0e458764ef">
    <vt:lpwstr>Yes|917824c2-f3a9-4092-b2b1-5d918ccef652</vt:lpwstr>
  </property>
  <property fmtid="{D5CDD505-2E9C-101B-9397-08002B2CF9AE}" pid="53" name="_activity">
    <vt:lpwstr>{"FileActivityType":"9","FileActivityTimeStamp":"2024-07-17T14:23:34.593Z","FileActivityUsersOnPage":[{"DisplayName":"Alejandro Escobar Calderon","Id":"alejandro.escobar.calderon@ni.com"},{"DisplayName":"Cristian Muresan","Id":"cristian.muresan@ni.com"},{"DisplayName":"Paulo Lamas","Id":"paulo.lamas@ni.com"},{"DisplayName":"Joel Carroll","Id":"joel.carroll@ni.com"},{"DisplayName":"Alejandro Escobar Calderon","Id":"alejandro.escobar.calderon@ni.com"}],"FileActivityNavigationId":null}</vt:lpwstr>
  </property>
  <property fmtid="{D5CDD505-2E9C-101B-9397-08002B2CF9AE}" pid="54" name="_dlc_DocIdPersistId">
    <vt:bool>false</vt:bool>
  </property>
  <property fmtid="{D5CDD505-2E9C-101B-9397-08002B2CF9AE}" pid="55" name="MSIP_Label_d38901aa-f724-46bf-bb4f-aef09392934b_Enabled">
    <vt:lpwstr>true</vt:lpwstr>
  </property>
  <property fmtid="{D5CDD505-2E9C-101B-9397-08002B2CF9AE}" pid="56" name="MSIP_Label_d38901aa-f724-46bf-bb4f-aef09392934b_SetDate">
    <vt:lpwstr>2024-12-06T08:18:55Z</vt:lpwstr>
  </property>
  <property fmtid="{D5CDD505-2E9C-101B-9397-08002B2CF9AE}" pid="57" name="MSIP_Label_d38901aa-f724-46bf-bb4f-aef09392934b_Method">
    <vt:lpwstr>Standard</vt:lpwstr>
  </property>
  <property fmtid="{D5CDD505-2E9C-101B-9397-08002B2CF9AE}" pid="58" name="MSIP_Label_d38901aa-f724-46bf-bb4f-aef09392934b_Name">
    <vt:lpwstr>Internal - No Label</vt:lpwstr>
  </property>
  <property fmtid="{D5CDD505-2E9C-101B-9397-08002B2CF9AE}" pid="59" name="MSIP_Label_d38901aa-f724-46bf-bb4f-aef09392934b_SiteId">
    <vt:lpwstr>eb06985d-06ca-4a17-81da-629ab99f6505</vt:lpwstr>
  </property>
  <property fmtid="{D5CDD505-2E9C-101B-9397-08002B2CF9AE}" pid="60" name="MSIP_Label_d38901aa-f724-46bf-bb4f-aef09392934b_ActionId">
    <vt:lpwstr>6a27db9e-3494-49c4-b85a-13890e54aa5e</vt:lpwstr>
  </property>
  <property fmtid="{D5CDD505-2E9C-101B-9397-08002B2CF9AE}" pid="61" name="MSIP_Label_d38901aa-f724-46bf-bb4f-aef09392934b_ContentBits">
    <vt:lpwstr>0</vt:lpwstr>
  </property>
</Properties>
</file>